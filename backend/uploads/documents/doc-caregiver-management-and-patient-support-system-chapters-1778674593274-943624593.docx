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3484C" w14:textId="304263B0" w:rsidR="006B2CAC" w:rsidRPr="00677C78" w:rsidRDefault="006B2CAC" w:rsidP="00A807A2">
      <w:pPr>
        <w:spacing w:after="540" w:line="240" w:lineRule="auto"/>
        <w:rPr>
          <w:rFonts w:ascii="Times New Roman" w:eastAsia="Times New Roman" w:hAnsi="Times New Roman" w:cs="Times New Roman"/>
          <w:b/>
          <w:sz w:val="24"/>
        </w:rPr>
      </w:pPr>
      <w:r w:rsidRPr="00677C78">
        <w:rPr>
          <w:rFonts w:ascii="Times New Roman" w:eastAsia="Times New Roman" w:hAnsi="Times New Roman" w:cs="Times New Roman"/>
          <w:b/>
          <w:sz w:val="24"/>
        </w:rPr>
        <w:t>Table Of Contents</w:t>
      </w:r>
    </w:p>
    <w:p w14:paraId="32B553EE" w14:textId="7D05708A" w:rsidR="00D67273" w:rsidRPr="00677C78" w:rsidRDefault="00BF1B13" w:rsidP="00A807A2">
      <w:pPr>
        <w:spacing w:after="540" w:line="240" w:lineRule="auto"/>
        <w:rPr>
          <w:rFonts w:ascii="Times New Roman" w:eastAsia="Times New Roman" w:hAnsi="Times New Roman" w:cs="Times New Roman"/>
          <w:b/>
          <w:sz w:val="24"/>
        </w:rPr>
      </w:pPr>
      <w:r w:rsidRPr="00677C78">
        <w:rPr>
          <w:rFonts w:ascii="Times New Roman" w:eastAsia="Times New Roman" w:hAnsi="Times New Roman" w:cs="Times New Roman"/>
          <w:b/>
          <w:sz w:val="24"/>
        </w:rPr>
        <w:t>1.0</w:t>
      </w:r>
      <w:r w:rsidR="00680899" w:rsidRPr="00677C78">
        <w:rPr>
          <w:rFonts w:ascii="Times New Roman" w:eastAsia="Times New Roman" w:hAnsi="Times New Roman" w:cs="Times New Roman"/>
          <w:b/>
          <w:sz w:val="24"/>
        </w:rPr>
        <w:t xml:space="preserve"> </w:t>
      </w:r>
      <w:r w:rsidR="00D67273" w:rsidRPr="00677C78">
        <w:rPr>
          <w:rFonts w:ascii="Times New Roman" w:eastAsia="Times New Roman" w:hAnsi="Times New Roman" w:cs="Times New Roman"/>
          <w:b/>
          <w:sz w:val="24"/>
        </w:rPr>
        <w:t>CHAPTER ONE: INTRODUCTION</w:t>
      </w:r>
    </w:p>
    <w:p w14:paraId="60E0FFFF" w14:textId="36BA0760" w:rsidR="00D67273" w:rsidRPr="00677C78" w:rsidRDefault="00D67273" w:rsidP="00A807A2">
      <w:pPr>
        <w:spacing w:after="540" w:line="240" w:lineRule="auto"/>
        <w:rPr>
          <w:rFonts w:ascii="Times New Roman" w:eastAsia="Times New Roman" w:hAnsi="Times New Roman" w:cs="Times New Roman"/>
          <w:bCs/>
          <w:sz w:val="24"/>
        </w:rPr>
      </w:pPr>
      <w:r w:rsidRPr="00677C78">
        <w:rPr>
          <w:rFonts w:ascii="Times New Roman" w:eastAsia="Times New Roman" w:hAnsi="Times New Roman" w:cs="Times New Roman"/>
          <w:bCs/>
          <w:sz w:val="24"/>
        </w:rPr>
        <w:t xml:space="preserve">1.1 Background </w:t>
      </w:r>
      <w:r w:rsidR="00461CDE" w:rsidRPr="00677C78">
        <w:rPr>
          <w:rFonts w:ascii="Times New Roman" w:eastAsia="Times New Roman" w:hAnsi="Times New Roman" w:cs="Times New Roman"/>
          <w:bCs/>
          <w:sz w:val="24"/>
        </w:rPr>
        <w:t>o</w:t>
      </w:r>
      <w:r w:rsidRPr="00677C78">
        <w:rPr>
          <w:rFonts w:ascii="Times New Roman" w:eastAsia="Times New Roman" w:hAnsi="Times New Roman" w:cs="Times New Roman"/>
          <w:bCs/>
          <w:sz w:val="24"/>
        </w:rPr>
        <w:t>f The Study</w:t>
      </w:r>
    </w:p>
    <w:p w14:paraId="79B59AC4" w14:textId="5B8FFC60" w:rsidR="00D67273" w:rsidRPr="00677C78" w:rsidRDefault="00D67273" w:rsidP="00A807A2">
      <w:pPr>
        <w:spacing w:after="540" w:line="240" w:lineRule="auto"/>
        <w:rPr>
          <w:rFonts w:ascii="Times New Roman" w:eastAsia="Times New Roman" w:hAnsi="Times New Roman" w:cs="Times New Roman"/>
          <w:bCs/>
          <w:sz w:val="24"/>
        </w:rPr>
      </w:pPr>
      <w:r w:rsidRPr="00677C78">
        <w:rPr>
          <w:rFonts w:ascii="Times New Roman" w:eastAsia="Times New Roman" w:hAnsi="Times New Roman" w:cs="Times New Roman"/>
          <w:bCs/>
          <w:sz w:val="24"/>
        </w:rPr>
        <w:t xml:space="preserve">1.2 Problem </w:t>
      </w:r>
      <w:r w:rsidR="00461CDE" w:rsidRPr="00677C78">
        <w:rPr>
          <w:rFonts w:ascii="Times New Roman" w:eastAsia="Times New Roman" w:hAnsi="Times New Roman" w:cs="Times New Roman"/>
          <w:bCs/>
          <w:sz w:val="24"/>
        </w:rPr>
        <w:t>o</w:t>
      </w:r>
      <w:r w:rsidRPr="00677C78">
        <w:rPr>
          <w:rFonts w:ascii="Times New Roman" w:eastAsia="Times New Roman" w:hAnsi="Times New Roman" w:cs="Times New Roman"/>
          <w:bCs/>
          <w:sz w:val="24"/>
        </w:rPr>
        <w:t>f Statement</w:t>
      </w:r>
    </w:p>
    <w:p w14:paraId="57167D2A" w14:textId="14CC98E4" w:rsidR="00677C78" w:rsidRPr="00677C78" w:rsidRDefault="00D67273" w:rsidP="00A807A2">
      <w:pPr>
        <w:spacing w:after="540" w:line="240" w:lineRule="auto"/>
        <w:rPr>
          <w:rFonts w:ascii="Times New Roman" w:eastAsia="Times New Roman" w:hAnsi="Times New Roman" w:cs="Times New Roman"/>
          <w:bCs/>
          <w:sz w:val="24"/>
        </w:rPr>
      </w:pPr>
      <w:r w:rsidRPr="00677C78">
        <w:rPr>
          <w:rFonts w:ascii="Times New Roman" w:eastAsia="Times New Roman" w:hAnsi="Times New Roman" w:cs="Times New Roman"/>
          <w:bCs/>
          <w:sz w:val="24"/>
        </w:rPr>
        <w:t>1.3 Aim and Objectives</w:t>
      </w:r>
    </w:p>
    <w:p w14:paraId="2D315DB3" w14:textId="216DBE76" w:rsidR="00D67273" w:rsidRPr="00677C78" w:rsidRDefault="00D67273" w:rsidP="00A807A2">
      <w:pPr>
        <w:spacing w:after="540" w:line="240" w:lineRule="auto"/>
        <w:rPr>
          <w:rFonts w:ascii="Times New Roman" w:eastAsia="Times New Roman" w:hAnsi="Times New Roman" w:cs="Times New Roman"/>
          <w:bCs/>
          <w:sz w:val="24"/>
        </w:rPr>
      </w:pPr>
      <w:r w:rsidRPr="00677C78">
        <w:rPr>
          <w:rFonts w:ascii="Times New Roman" w:eastAsia="Times New Roman" w:hAnsi="Times New Roman" w:cs="Times New Roman"/>
          <w:bCs/>
          <w:sz w:val="24"/>
        </w:rPr>
        <w:t>1.4 S</w:t>
      </w:r>
      <w:r w:rsidR="007E175B" w:rsidRPr="00677C78">
        <w:rPr>
          <w:rFonts w:ascii="Times New Roman" w:eastAsia="Times New Roman" w:hAnsi="Times New Roman" w:cs="Times New Roman"/>
          <w:bCs/>
          <w:sz w:val="24"/>
        </w:rPr>
        <w:t>pecific Objectives</w:t>
      </w:r>
    </w:p>
    <w:p w14:paraId="13A92B41" w14:textId="5E3D5DA4" w:rsidR="006B2CAC" w:rsidRPr="00677C78" w:rsidRDefault="00D67273" w:rsidP="00A807A2">
      <w:pPr>
        <w:spacing w:after="540" w:line="240" w:lineRule="auto"/>
        <w:rPr>
          <w:rFonts w:ascii="Times New Roman" w:eastAsia="Times New Roman" w:hAnsi="Times New Roman" w:cs="Times New Roman"/>
          <w:bCs/>
          <w:sz w:val="24"/>
        </w:rPr>
      </w:pPr>
      <w:r w:rsidRPr="00677C78">
        <w:rPr>
          <w:rFonts w:ascii="Times New Roman" w:eastAsia="Times New Roman" w:hAnsi="Times New Roman" w:cs="Times New Roman"/>
          <w:bCs/>
          <w:sz w:val="24"/>
        </w:rPr>
        <w:t xml:space="preserve">1.5 </w:t>
      </w:r>
      <w:r w:rsidR="007E175B" w:rsidRPr="00677C78">
        <w:rPr>
          <w:rFonts w:ascii="Times New Roman" w:eastAsia="Times New Roman" w:hAnsi="Times New Roman" w:cs="Times New Roman"/>
          <w:bCs/>
          <w:sz w:val="24"/>
        </w:rPr>
        <w:t>Scope of the Study</w:t>
      </w:r>
    </w:p>
    <w:p w14:paraId="012ED763" w14:textId="41F54F24" w:rsidR="00567D57" w:rsidRPr="00677C78" w:rsidRDefault="00567D57" w:rsidP="00A807A2">
      <w:pPr>
        <w:spacing w:after="540" w:line="240" w:lineRule="auto"/>
        <w:rPr>
          <w:rFonts w:ascii="Times New Roman" w:eastAsia="Times New Roman" w:hAnsi="Times New Roman" w:cs="Times New Roman"/>
          <w:bCs/>
          <w:sz w:val="24"/>
        </w:rPr>
      </w:pPr>
      <w:r w:rsidRPr="00677C78">
        <w:rPr>
          <w:rFonts w:ascii="Times New Roman" w:eastAsia="Times New Roman" w:hAnsi="Times New Roman" w:cs="Times New Roman"/>
          <w:bCs/>
          <w:sz w:val="24"/>
        </w:rPr>
        <w:t xml:space="preserve">1.6 </w:t>
      </w:r>
      <w:r w:rsidR="007E175B" w:rsidRPr="00677C78">
        <w:rPr>
          <w:rFonts w:ascii="Times New Roman" w:eastAsia="Times New Roman" w:hAnsi="Times New Roman" w:cs="Times New Roman"/>
          <w:bCs/>
          <w:sz w:val="24"/>
        </w:rPr>
        <w:t>Limitations of the Study</w:t>
      </w:r>
    </w:p>
    <w:p w14:paraId="3C9FC297" w14:textId="18276C5C" w:rsidR="00461CDE" w:rsidRPr="00677C78" w:rsidRDefault="00461CDE" w:rsidP="00A807A2">
      <w:pPr>
        <w:spacing w:after="540" w:line="240" w:lineRule="auto"/>
        <w:rPr>
          <w:rFonts w:ascii="Times New Roman" w:eastAsia="Times New Roman" w:hAnsi="Times New Roman" w:cs="Times New Roman"/>
          <w:bCs/>
          <w:sz w:val="24"/>
        </w:rPr>
      </w:pPr>
      <w:r w:rsidRPr="00677C78">
        <w:rPr>
          <w:rFonts w:ascii="Times New Roman" w:eastAsia="Times New Roman" w:hAnsi="Times New Roman" w:cs="Times New Roman"/>
          <w:bCs/>
          <w:sz w:val="24"/>
        </w:rPr>
        <w:t xml:space="preserve">1.7 </w:t>
      </w:r>
      <w:r w:rsidR="007E175B" w:rsidRPr="00677C78">
        <w:rPr>
          <w:rFonts w:ascii="Times New Roman" w:eastAsia="Times New Roman" w:hAnsi="Times New Roman" w:cs="Times New Roman"/>
          <w:bCs/>
          <w:sz w:val="24"/>
        </w:rPr>
        <w:t>Significance of the study</w:t>
      </w:r>
    </w:p>
    <w:p w14:paraId="3AF4CEE4" w14:textId="48FF94CF" w:rsidR="00A807A2" w:rsidRPr="00677C78" w:rsidRDefault="00A807A2" w:rsidP="00A807A2">
      <w:pPr>
        <w:spacing w:after="540" w:line="240" w:lineRule="auto"/>
        <w:rPr>
          <w:rFonts w:ascii="Times New Roman" w:eastAsia="Times New Roman" w:hAnsi="Times New Roman" w:cs="Times New Roman"/>
          <w:bCs/>
          <w:sz w:val="24"/>
        </w:rPr>
      </w:pPr>
      <w:r w:rsidRPr="00677C78">
        <w:rPr>
          <w:rFonts w:ascii="Times New Roman" w:eastAsia="Times New Roman" w:hAnsi="Times New Roman" w:cs="Times New Roman"/>
          <w:bCs/>
          <w:sz w:val="24"/>
        </w:rPr>
        <w:t>1.</w:t>
      </w:r>
      <w:r w:rsidR="007E175B" w:rsidRPr="00677C78">
        <w:rPr>
          <w:rFonts w:ascii="Times New Roman" w:eastAsia="Times New Roman" w:hAnsi="Times New Roman" w:cs="Times New Roman"/>
          <w:bCs/>
          <w:sz w:val="24"/>
        </w:rPr>
        <w:t>8 Definitions and Explanations of Terms</w:t>
      </w:r>
    </w:p>
    <w:p w14:paraId="035EC1D1" w14:textId="2299953D" w:rsidR="007E175B" w:rsidRPr="00677C78" w:rsidRDefault="007E175B" w:rsidP="00A807A2">
      <w:pPr>
        <w:spacing w:after="540" w:line="240" w:lineRule="auto"/>
        <w:rPr>
          <w:rFonts w:ascii="Times New Roman" w:eastAsia="Times New Roman" w:hAnsi="Times New Roman" w:cs="Times New Roman"/>
          <w:bCs/>
          <w:sz w:val="24"/>
        </w:rPr>
      </w:pPr>
      <w:r w:rsidRPr="00677C78">
        <w:rPr>
          <w:rFonts w:ascii="Times New Roman" w:eastAsia="Times New Roman" w:hAnsi="Times New Roman" w:cs="Times New Roman"/>
          <w:bCs/>
          <w:sz w:val="24"/>
        </w:rPr>
        <w:t xml:space="preserve">1.9 </w:t>
      </w:r>
      <w:r w:rsidR="00677C78" w:rsidRPr="00677C78">
        <w:rPr>
          <w:rFonts w:ascii="Times New Roman" w:eastAsia="Times New Roman" w:hAnsi="Times New Roman" w:cs="Times New Roman"/>
          <w:bCs/>
          <w:sz w:val="24"/>
        </w:rPr>
        <w:t>Structure of the Report</w:t>
      </w:r>
    </w:p>
    <w:p w14:paraId="22E8CA8E" w14:textId="7B6D320A" w:rsidR="00BF1B13" w:rsidRPr="00677C78" w:rsidRDefault="00BF1B13" w:rsidP="00680899">
      <w:pPr>
        <w:spacing w:after="540" w:line="240" w:lineRule="auto"/>
        <w:rPr>
          <w:rFonts w:ascii="Times New Roman" w:eastAsia="Times New Roman" w:hAnsi="Times New Roman" w:cs="Times New Roman"/>
          <w:b/>
          <w:sz w:val="24"/>
        </w:rPr>
      </w:pPr>
      <w:r w:rsidRPr="00677C78">
        <w:rPr>
          <w:rFonts w:ascii="Times New Roman" w:eastAsia="Times New Roman" w:hAnsi="Times New Roman" w:cs="Times New Roman"/>
          <w:b/>
          <w:sz w:val="24"/>
        </w:rPr>
        <w:t>1.0 CHAPTER TWO:</w:t>
      </w:r>
      <w:r w:rsidR="006C4CDC" w:rsidRPr="00677C78">
        <w:rPr>
          <w:rFonts w:ascii="Times New Roman" w:eastAsia="Times New Roman" w:hAnsi="Times New Roman" w:cs="Times New Roman"/>
          <w:b/>
          <w:sz w:val="24"/>
        </w:rPr>
        <w:t xml:space="preserve"> </w:t>
      </w:r>
      <w:r w:rsidRPr="00677C78">
        <w:rPr>
          <w:rFonts w:ascii="Times New Roman" w:eastAsia="Times New Roman" w:hAnsi="Times New Roman" w:cs="Times New Roman"/>
          <w:b/>
          <w:sz w:val="24"/>
        </w:rPr>
        <w:t>LITERATURE REVIEW</w:t>
      </w:r>
    </w:p>
    <w:p w14:paraId="77D5198C" w14:textId="77777777" w:rsidR="00BF1B13" w:rsidRDefault="00BF1B13" w:rsidP="00461CDE">
      <w:pPr>
        <w:spacing w:after="540" w:line="240" w:lineRule="auto"/>
        <w:ind w:left="167" w:hanging="10"/>
        <w:rPr>
          <w:rFonts w:ascii="Times New Roman" w:eastAsia="Times New Roman" w:hAnsi="Times New Roman" w:cs="Times New Roman"/>
          <w:b/>
          <w:sz w:val="24"/>
        </w:rPr>
      </w:pPr>
    </w:p>
    <w:p w14:paraId="5B27962B" w14:textId="77777777" w:rsidR="00461CDE" w:rsidRPr="00D67273" w:rsidRDefault="00461CDE" w:rsidP="00461CDE">
      <w:pPr>
        <w:spacing w:after="540" w:line="240" w:lineRule="auto"/>
        <w:ind w:left="167" w:hanging="10"/>
        <w:rPr>
          <w:rFonts w:ascii="Times New Roman" w:eastAsia="Times New Roman" w:hAnsi="Times New Roman" w:cs="Times New Roman"/>
          <w:b/>
          <w:sz w:val="24"/>
        </w:rPr>
      </w:pPr>
    </w:p>
    <w:p w14:paraId="34240AC6" w14:textId="77777777" w:rsidR="006B2CAC" w:rsidRDefault="006B2CAC" w:rsidP="009211CB">
      <w:pPr>
        <w:spacing w:after="540" w:line="265" w:lineRule="auto"/>
        <w:ind w:left="167" w:hanging="10"/>
        <w:rPr>
          <w:rFonts w:ascii="Times New Roman" w:eastAsia="Times New Roman" w:hAnsi="Times New Roman" w:cs="Times New Roman"/>
          <w:b/>
          <w:sz w:val="28"/>
          <w:szCs w:val="28"/>
        </w:rPr>
      </w:pPr>
    </w:p>
    <w:p w14:paraId="496D74BB" w14:textId="77777777" w:rsidR="006B2CAC" w:rsidRDefault="006B2CAC" w:rsidP="009211CB">
      <w:pPr>
        <w:spacing w:after="540" w:line="265" w:lineRule="auto"/>
        <w:ind w:left="167" w:hanging="10"/>
        <w:rPr>
          <w:rFonts w:ascii="Times New Roman" w:eastAsia="Times New Roman" w:hAnsi="Times New Roman" w:cs="Times New Roman"/>
          <w:b/>
          <w:sz w:val="28"/>
          <w:szCs w:val="28"/>
        </w:rPr>
      </w:pPr>
    </w:p>
    <w:p w14:paraId="0DB41D75" w14:textId="77777777" w:rsidR="006B2CAC" w:rsidRDefault="006B2CAC" w:rsidP="009211CB">
      <w:pPr>
        <w:spacing w:after="540" w:line="265" w:lineRule="auto"/>
        <w:ind w:left="167" w:hanging="10"/>
        <w:rPr>
          <w:rFonts w:ascii="Times New Roman" w:eastAsia="Times New Roman" w:hAnsi="Times New Roman" w:cs="Times New Roman"/>
          <w:b/>
          <w:sz w:val="28"/>
          <w:szCs w:val="28"/>
        </w:rPr>
      </w:pPr>
    </w:p>
    <w:p w14:paraId="3089FFFC" w14:textId="77777777" w:rsidR="00E908E3" w:rsidRDefault="00E908E3" w:rsidP="00E908E3">
      <w:pPr>
        <w:spacing w:after="540" w:line="265" w:lineRule="auto"/>
        <w:rPr>
          <w:rFonts w:ascii="Times New Roman" w:eastAsia="Times New Roman" w:hAnsi="Times New Roman" w:cs="Times New Roman"/>
          <w:b/>
          <w:sz w:val="28"/>
          <w:szCs w:val="28"/>
        </w:rPr>
      </w:pPr>
    </w:p>
    <w:p w14:paraId="73174187" w14:textId="2FD3BEFA" w:rsidR="009211CB" w:rsidRPr="00BC610C" w:rsidRDefault="00680899" w:rsidP="00E54CA9">
      <w:pPr>
        <w:pStyle w:val="Heading1"/>
        <w:spacing w:after="540"/>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w:t>
      </w:r>
      <w:r w:rsidR="00E54CA9">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CHAPTER 1: </w:t>
      </w:r>
      <w:r w:rsidR="009211CB" w:rsidRPr="00BC610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609C90E6" w14:textId="63EB1EBD" w:rsidR="00BC610C" w:rsidRPr="00E54CA9" w:rsidRDefault="00BC610C" w:rsidP="00BC610C">
      <w:pPr>
        <w:rPr>
          <w:rFonts w:ascii="Times New Roman" w:hAnsi="Times New Roman" w:cs="Times New Roman"/>
          <w:b/>
          <w:bCs/>
          <w:sz w:val="28"/>
          <w:szCs w:val="28"/>
        </w:rPr>
      </w:pPr>
      <w:r w:rsidRPr="00E54CA9">
        <w:rPr>
          <w:rFonts w:ascii="Times New Roman" w:hAnsi="Times New Roman" w:cs="Times New Roman"/>
          <w:b/>
          <w:bCs/>
          <w:sz w:val="28"/>
          <w:szCs w:val="28"/>
        </w:rPr>
        <w:t xml:space="preserve"> </w:t>
      </w:r>
      <w:r w:rsidR="00E54CA9" w:rsidRPr="00E54CA9">
        <w:rPr>
          <w:rFonts w:ascii="Times New Roman" w:hAnsi="Times New Roman" w:cs="Times New Roman"/>
          <w:b/>
          <w:bCs/>
          <w:sz w:val="28"/>
          <w:szCs w:val="28"/>
        </w:rPr>
        <w:t>1.</w:t>
      </w:r>
      <w:r w:rsidR="00ED1A54">
        <w:rPr>
          <w:rFonts w:ascii="Times New Roman" w:hAnsi="Times New Roman" w:cs="Times New Roman"/>
          <w:b/>
          <w:bCs/>
          <w:sz w:val="28"/>
          <w:szCs w:val="28"/>
        </w:rPr>
        <w:t xml:space="preserve">1 Background of the Study </w:t>
      </w:r>
      <w:ins w:id="0" w:author="rockson okyere" w:date="2026-04-08T13:30:00Z">
        <w:r w:rsidR="00E908E3">
          <w:rPr>
            <w:rFonts w:ascii="Times New Roman" w:hAnsi="Times New Roman" w:cs="Times New Roman"/>
            <w:b/>
            <w:bCs/>
            <w:sz w:val="28"/>
            <w:szCs w:val="28"/>
          </w:rPr>
          <w:t xml:space="preserve"> </w:t>
        </w:r>
      </w:ins>
    </w:p>
    <w:p w14:paraId="5E39D64C" w14:textId="17C7F766" w:rsidR="009211CB" w:rsidRPr="00613D60" w:rsidRDefault="00BC610C" w:rsidP="009211CB">
      <w:pPr>
        <w:spacing w:after="422" w:line="365" w:lineRule="auto"/>
        <w:ind w:left="167" w:right="184" w:hanging="10"/>
        <w:jc w:val="both"/>
        <w:rPr>
          <w:sz w:val="28"/>
          <w:szCs w:val="28"/>
        </w:rPr>
      </w:pPr>
      <w:r>
        <w:rPr>
          <w:rFonts w:ascii="Times New Roman" w:eastAsia="Times New Roman" w:hAnsi="Times New Roman" w:cs="Times New Roman"/>
          <w:sz w:val="28"/>
          <w:szCs w:val="28"/>
        </w:rPr>
        <w:t xml:space="preserve">         </w:t>
      </w:r>
      <w:r w:rsidR="009211CB" w:rsidRPr="00613D60">
        <w:rPr>
          <w:rFonts w:ascii="Times New Roman" w:eastAsia="Times New Roman" w:hAnsi="Times New Roman" w:cs="Times New Roman"/>
          <w:sz w:val="28"/>
          <w:szCs w:val="28"/>
        </w:rPr>
        <w:t>Caregiver is a digital platform designed to improve the delivery, coordination, and monitoring of caregiving services for elderly persons, chronically ill patients, persons with disabilities, and individuals requiring post-hospital or home-based care. The system connects patients and their families with verified caregivers and healthcare professionals, enabling efficient scheduling, communication, task tracking, and health monitoring.</w:t>
      </w:r>
    </w:p>
    <w:p w14:paraId="1F68423A" w14:textId="4B25A52F" w:rsidR="009211CB" w:rsidRPr="00613D60" w:rsidRDefault="00BC610C" w:rsidP="00ED1A54">
      <w:pPr>
        <w:spacing w:after="422" w:line="365" w:lineRule="auto"/>
        <w:ind w:left="167" w:right="184" w:hanging="1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9211CB" w:rsidRPr="00613D60">
        <w:rPr>
          <w:rFonts w:ascii="Times New Roman" w:eastAsia="Times New Roman" w:hAnsi="Times New Roman" w:cs="Times New Roman"/>
          <w:sz w:val="28"/>
          <w:szCs w:val="28"/>
        </w:rPr>
        <w:t>The platform provides tools for caregivers to manage daily care activities, record patient vitals, receive reminders, and report progress, while patients and family members can track care delivery, receive notifications, and communicate in real time. Administrators can oversee caregiver onboarding, service quality, and analytics. Caregiver aims to bridge the gap between caregivers, patients, and families by leveraging modern web and mobile technologies.</w:t>
      </w:r>
    </w:p>
    <w:p w14:paraId="7DC174DF" w14:textId="773F340A" w:rsidR="009211CB" w:rsidRPr="006C3DF6" w:rsidRDefault="00ED1A54" w:rsidP="009211CB">
      <w:pPr>
        <w:pStyle w:val="Heading1"/>
        <w:spacing w:after="463"/>
        <w:ind w:left="16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w:t>
      </w:r>
      <w:r w:rsidR="009211CB" w:rsidRPr="006C3DF6">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00E86476">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roblem Statement</w:t>
      </w:r>
    </w:p>
    <w:p w14:paraId="74B1571E" w14:textId="313A04E1" w:rsidR="00BC610C" w:rsidRPr="00ED1A54" w:rsidRDefault="009211CB" w:rsidP="00E46BCD">
      <w:pPr>
        <w:spacing w:after="278" w:line="360" w:lineRule="auto"/>
        <w:ind w:left="354" w:hanging="10"/>
        <w:rPr>
          <w:rFonts w:ascii="Times New Roman" w:hAnsi="Times New Roman" w:cs="Times New Roman"/>
          <w:sz w:val="28"/>
          <w:szCs w:val="28"/>
        </w:rPr>
      </w:pPr>
      <w:r w:rsidRPr="00301F57">
        <w:rPr>
          <w:rFonts w:ascii="Times New Roman" w:hAnsi="Times New Roman" w:cs="Times New Roman"/>
          <w:sz w:val="28"/>
          <w:szCs w:val="28"/>
        </w:rPr>
        <w:t xml:space="preserve">The manual management of caregivers and patients presents several challenges. There is a high risk of loss or damage of both patient and caregiver records, which can affect service delivery and continuity of care. It is often difficult to properly assign caregivers to patients and to effectively track their activities. </w:t>
      </w:r>
      <w:r w:rsidRPr="00301F57">
        <w:rPr>
          <w:rFonts w:ascii="Times New Roman" w:hAnsi="Times New Roman" w:cs="Times New Roman"/>
          <w:sz w:val="28"/>
          <w:szCs w:val="28"/>
        </w:rPr>
        <w:lastRenderedPageBreak/>
        <w:t>Communication between caregivers and management is generally poor, leading to delays and misunderstandings. Additionally, retrieving information is time-consuming, which reduces efficiency in operations. The system also tends to produce inaccurate or duplicated data, further complicating record management and decision-making processes.</w:t>
      </w:r>
    </w:p>
    <w:p w14:paraId="45DD9F0A" w14:textId="7429CCEF" w:rsidR="009211CB" w:rsidRPr="00903B10" w:rsidRDefault="00E86476" w:rsidP="009211CB">
      <w:pPr>
        <w:pStyle w:val="Heading1"/>
        <w:spacing w:after="323"/>
        <w:ind w:left="16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r w:rsidR="009211CB" w:rsidRPr="00903B10">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Aim and Objectives of the Study</w:t>
      </w:r>
    </w:p>
    <w:p w14:paraId="622B1521" w14:textId="77777777" w:rsidR="009211CB" w:rsidRPr="00596A8B" w:rsidRDefault="009211CB" w:rsidP="009211CB">
      <w:pPr>
        <w:rPr>
          <w:rFonts w:ascii="Times New Roman" w:hAnsi="Times New Roman" w:cs="Times New Roman"/>
          <w:sz w:val="28"/>
          <w:szCs w:val="28"/>
        </w:rPr>
      </w:pPr>
      <w:r w:rsidRPr="00613D60">
        <w:rPr>
          <w:rFonts w:ascii="Times New Roman" w:hAnsi="Times New Roman" w:cs="Times New Roman"/>
          <w:sz w:val="28"/>
          <w:szCs w:val="28"/>
        </w:rPr>
        <w:t xml:space="preserve">The </w:t>
      </w:r>
      <w:r>
        <w:rPr>
          <w:rFonts w:ascii="Times New Roman" w:hAnsi="Times New Roman" w:cs="Times New Roman"/>
          <w:sz w:val="28"/>
          <w:szCs w:val="28"/>
        </w:rPr>
        <w:t>M</w:t>
      </w:r>
      <w:r w:rsidRPr="00613D60">
        <w:rPr>
          <w:rFonts w:ascii="Times New Roman" w:hAnsi="Times New Roman" w:cs="Times New Roman"/>
          <w:sz w:val="28"/>
          <w:szCs w:val="28"/>
        </w:rPr>
        <w:t xml:space="preserve">ain </w:t>
      </w:r>
      <w:r>
        <w:rPr>
          <w:rFonts w:ascii="Times New Roman" w:hAnsi="Times New Roman" w:cs="Times New Roman"/>
          <w:sz w:val="28"/>
          <w:szCs w:val="28"/>
        </w:rPr>
        <w:t>A</w:t>
      </w:r>
      <w:r w:rsidRPr="00613D60">
        <w:rPr>
          <w:rFonts w:ascii="Times New Roman" w:hAnsi="Times New Roman" w:cs="Times New Roman"/>
          <w:sz w:val="28"/>
          <w:szCs w:val="28"/>
        </w:rPr>
        <w:t>im of this project is to design and develop a Caregiver Management and Patient System that enhances efficient management of caregivers and Patients</w:t>
      </w:r>
      <w:r>
        <w:rPr>
          <w:rFonts w:ascii="Times New Roman" w:hAnsi="Times New Roman" w:cs="Times New Roman"/>
          <w:sz w:val="28"/>
          <w:szCs w:val="28"/>
        </w:rPr>
        <w:t>.</w:t>
      </w:r>
    </w:p>
    <w:p w14:paraId="29D66C4E" w14:textId="77777777" w:rsidR="009211CB" w:rsidRPr="00613D60" w:rsidRDefault="009211CB" w:rsidP="009211CB">
      <w:pPr>
        <w:rPr>
          <w:sz w:val="28"/>
          <w:szCs w:val="28"/>
        </w:rPr>
      </w:pPr>
    </w:p>
    <w:p w14:paraId="2205B398" w14:textId="45514E65" w:rsidR="009211CB" w:rsidRPr="00903B10" w:rsidRDefault="00E86476" w:rsidP="009211CB">
      <w:pPr>
        <w:pStyle w:val="Heading1"/>
        <w:spacing w:after="490" w:line="360" w:lineRule="auto"/>
        <w:ind w:left="167"/>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Specific Objectives</w:t>
      </w:r>
    </w:p>
    <w:p w14:paraId="4FC79E17" w14:textId="77777777" w:rsidR="009211CB" w:rsidRPr="00613D60" w:rsidRDefault="009211CB" w:rsidP="009211CB">
      <w:pPr>
        <w:spacing w:after="455" w:line="393" w:lineRule="auto"/>
        <w:ind w:left="182" w:hanging="10"/>
        <w:rPr>
          <w:sz w:val="28"/>
          <w:szCs w:val="28"/>
        </w:rPr>
      </w:pPr>
      <w:r w:rsidRPr="00613D60">
        <w:rPr>
          <w:rFonts w:ascii="Times New Roman" w:eastAsia="Times New Roman" w:hAnsi="Times New Roman" w:cs="Times New Roman"/>
          <w:sz w:val="28"/>
          <w:szCs w:val="28"/>
        </w:rPr>
        <w:t>1. To design and implement a database for storing patient records, caregiver profiles, and care logs.</w:t>
      </w:r>
    </w:p>
    <w:p w14:paraId="3808CA52" w14:textId="77777777" w:rsidR="009211CB" w:rsidRPr="00613D60" w:rsidRDefault="009211CB" w:rsidP="009211CB">
      <w:pPr>
        <w:spacing w:after="455" w:line="393" w:lineRule="auto"/>
        <w:ind w:left="182" w:hanging="10"/>
        <w:rPr>
          <w:sz w:val="28"/>
          <w:szCs w:val="28"/>
        </w:rPr>
      </w:pPr>
      <w:r w:rsidRPr="00613D60">
        <w:rPr>
          <w:rFonts w:ascii="Times New Roman" w:eastAsia="Times New Roman" w:hAnsi="Times New Roman" w:cs="Times New Roman"/>
          <w:sz w:val="28"/>
          <w:szCs w:val="28"/>
        </w:rPr>
        <w:t>2.To develop a mobile or web application for caregivers to manage tasks, log activities, and update patient status.</w:t>
      </w:r>
    </w:p>
    <w:p w14:paraId="2704DB4B" w14:textId="0D88021B" w:rsidR="00E54CA9" w:rsidRPr="00E86476" w:rsidRDefault="009211CB" w:rsidP="00E86476">
      <w:pPr>
        <w:spacing w:after="455" w:line="393" w:lineRule="auto"/>
        <w:ind w:left="182" w:hanging="10"/>
        <w:rPr>
          <w:rFonts w:ascii="Times New Roman" w:eastAsia="Times New Roman" w:hAnsi="Times New Roman" w:cs="Times New Roman"/>
          <w:sz w:val="28"/>
          <w:szCs w:val="28"/>
        </w:rPr>
      </w:pPr>
      <w:r w:rsidRPr="00613D60">
        <w:rPr>
          <w:rFonts w:ascii="Times New Roman" w:eastAsia="Times New Roman" w:hAnsi="Times New Roman" w:cs="Times New Roman"/>
          <w:sz w:val="28"/>
          <w:szCs w:val="28"/>
        </w:rPr>
        <w:t>3.To develop a mobile or web application for patients and family members to monitor care services.</w:t>
      </w:r>
    </w:p>
    <w:p w14:paraId="0545177B" w14:textId="46A27345" w:rsidR="00E46BCD" w:rsidRPr="00E46BCD" w:rsidRDefault="009211CB" w:rsidP="00E46BCD">
      <w:pPr>
        <w:pStyle w:val="Heading1"/>
        <w:spacing w:after="768" w:line="360" w:lineRule="auto"/>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03B10">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86476">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Scope of the Study</w:t>
      </w:r>
    </w:p>
    <w:p w14:paraId="3D16445D" w14:textId="2CB9BC52" w:rsidR="009211CB" w:rsidRDefault="009211CB" w:rsidP="00E46BCD">
      <w:pPr>
        <w:spacing w:line="360" w:lineRule="auto"/>
        <w:rPr>
          <w:rFonts w:ascii="Times New Roman" w:hAnsi="Times New Roman" w:cs="Times New Roman"/>
          <w:sz w:val="28"/>
          <w:szCs w:val="28"/>
        </w:rPr>
      </w:pPr>
      <w:r w:rsidRPr="00E54CA9">
        <w:rPr>
          <w:rFonts w:ascii="Times New Roman" w:hAnsi="Times New Roman" w:cs="Times New Roman"/>
          <w:sz w:val="28"/>
          <w:szCs w:val="28"/>
        </w:rPr>
        <w:t xml:space="preserve">The scope of this study focuses on the design and development of a caregiver management system that streamlines the interaction between caregivers, patients, </w:t>
      </w:r>
      <w:r w:rsidRPr="00E54CA9">
        <w:rPr>
          <w:rFonts w:ascii="Times New Roman" w:hAnsi="Times New Roman" w:cs="Times New Roman"/>
          <w:sz w:val="28"/>
          <w:szCs w:val="28"/>
        </w:rPr>
        <w:lastRenderedPageBreak/>
        <w:t>and their family members. The system will cover the registration and verification of caregivers to ensure that only qualified and authenticated individuals are allowed to provide care services. It will also include the onboarding of patients and their family members, enabling them to input and manage relevant personal and medical information within the system. In addition, the study will address task scheduling and care activity tracking, allowing caregivers to organize their duties efficiently while enabling management to monitor progress and performance.</w:t>
      </w:r>
    </w:p>
    <w:p w14:paraId="20B70E53" w14:textId="77777777" w:rsidR="00E54CA9" w:rsidRPr="00E54CA9" w:rsidRDefault="00E54CA9" w:rsidP="00E54CA9">
      <w:pPr>
        <w:spacing w:line="360" w:lineRule="auto"/>
        <w:rPr>
          <w:rFonts w:ascii="Times New Roman" w:hAnsi="Times New Roman" w:cs="Times New Roman"/>
          <w:sz w:val="28"/>
          <w:szCs w:val="28"/>
        </w:rPr>
      </w:pPr>
    </w:p>
    <w:p w14:paraId="690E11DF" w14:textId="50B10B66" w:rsidR="00903B10" w:rsidRPr="006C3DF6" w:rsidRDefault="006C3DF6" w:rsidP="006C3DF6">
      <w:pPr>
        <w:spacing w:after="5" w:line="360" w:lineRule="auto"/>
        <w:ind w:right="677"/>
        <w:rPr>
          <w:rFonts w:ascii="Times New Roman" w:hAnsi="Times New Roman" w:cs="Times New Roman"/>
          <w:b/>
          <w:bCs/>
          <w:sz w:val="28"/>
          <w:szCs w:val="28"/>
        </w:rPr>
      </w:pPr>
      <w:r>
        <w:rPr>
          <w:rFonts w:ascii="Times New Roman" w:hAnsi="Times New Roman" w:cs="Times New Roman"/>
          <w:b/>
          <w:bCs/>
          <w:sz w:val="28"/>
          <w:szCs w:val="28"/>
        </w:rPr>
        <w:t xml:space="preserve">    </w:t>
      </w:r>
      <w:r w:rsidR="00E86476">
        <w:rPr>
          <w:rFonts w:ascii="Times New Roman" w:hAnsi="Times New Roman" w:cs="Times New Roman"/>
          <w:b/>
          <w:bCs/>
          <w:sz w:val="28"/>
          <w:szCs w:val="28"/>
        </w:rPr>
        <w:t>1.6</w:t>
      </w:r>
      <w:r w:rsidRPr="006C3DF6">
        <w:rPr>
          <w:rFonts w:ascii="Times New Roman" w:hAnsi="Times New Roman" w:cs="Times New Roman"/>
          <w:b/>
          <w:bCs/>
          <w:sz w:val="28"/>
          <w:szCs w:val="28"/>
        </w:rPr>
        <w:t xml:space="preserve">  </w:t>
      </w:r>
      <w:r w:rsidR="00E86476">
        <w:rPr>
          <w:rFonts w:ascii="Times New Roman" w:hAnsi="Times New Roman" w:cs="Times New Roman"/>
          <w:b/>
          <w:bCs/>
          <w:sz w:val="28"/>
          <w:szCs w:val="28"/>
        </w:rPr>
        <w:t xml:space="preserve"> Limitations of the Study</w:t>
      </w:r>
    </w:p>
    <w:p w14:paraId="2E5AE092" w14:textId="77777777" w:rsidR="006C3DF6" w:rsidRPr="00903B10" w:rsidRDefault="006C3DF6" w:rsidP="006C3DF6">
      <w:pPr>
        <w:pStyle w:val="ListParagraph"/>
        <w:spacing w:after="5" w:line="360" w:lineRule="auto"/>
        <w:ind w:left="1510" w:right="677"/>
        <w:rPr>
          <w:rFonts w:ascii="Times New Roman" w:hAnsi="Times New Roman" w:cs="Times New Roman"/>
          <w:b/>
          <w:bCs/>
          <w:sz w:val="28"/>
          <w:szCs w:val="28"/>
        </w:rPr>
      </w:pPr>
    </w:p>
    <w:p w14:paraId="5BD093DE" w14:textId="77777777" w:rsidR="00903B10" w:rsidRPr="00C4108B" w:rsidRDefault="00903B10" w:rsidP="00903B10">
      <w:pPr>
        <w:pStyle w:val="ListParagraph"/>
        <w:numPr>
          <w:ilvl w:val="0"/>
          <w:numId w:val="1"/>
        </w:numPr>
        <w:spacing w:after="5" w:line="360" w:lineRule="auto"/>
        <w:ind w:right="677"/>
        <w:rPr>
          <w:rFonts w:ascii="Times New Roman" w:hAnsi="Times New Roman" w:cs="Times New Roman"/>
          <w:sz w:val="28"/>
          <w:szCs w:val="28"/>
        </w:rPr>
      </w:pPr>
      <w:r w:rsidRPr="00C4108B">
        <w:rPr>
          <w:rFonts w:ascii="Times New Roman" w:hAnsi="Times New Roman" w:cs="Times New Roman"/>
          <w:sz w:val="28"/>
          <w:szCs w:val="28"/>
        </w:rPr>
        <w:t xml:space="preserve">The system will depend on internet connectivity, which may limit access for users in areas with poor network coverage. </w:t>
      </w:r>
    </w:p>
    <w:p w14:paraId="6BC58F27" w14:textId="77777777" w:rsidR="00903B10" w:rsidRPr="00C4108B" w:rsidRDefault="00903B10" w:rsidP="00903B10">
      <w:pPr>
        <w:pStyle w:val="ListParagraph"/>
        <w:numPr>
          <w:ilvl w:val="0"/>
          <w:numId w:val="1"/>
        </w:numPr>
        <w:spacing w:after="5" w:line="360" w:lineRule="auto"/>
        <w:ind w:right="677"/>
        <w:rPr>
          <w:rFonts w:ascii="Times New Roman" w:hAnsi="Times New Roman" w:cs="Times New Roman"/>
          <w:sz w:val="28"/>
          <w:szCs w:val="28"/>
        </w:rPr>
      </w:pPr>
      <w:r w:rsidRPr="00C4108B">
        <w:rPr>
          <w:rFonts w:ascii="Times New Roman" w:hAnsi="Times New Roman" w:cs="Times New Roman"/>
          <w:sz w:val="28"/>
          <w:szCs w:val="28"/>
        </w:rPr>
        <w:t xml:space="preserve">The project will focus on a web-based platform only, meaning there will be no dedicated mobile application at this stage. </w:t>
      </w:r>
    </w:p>
    <w:p w14:paraId="1511AD67" w14:textId="77777777" w:rsidR="00903B10" w:rsidRPr="00C4108B" w:rsidRDefault="00903B10" w:rsidP="00903B10">
      <w:pPr>
        <w:pStyle w:val="ListParagraph"/>
        <w:numPr>
          <w:ilvl w:val="0"/>
          <w:numId w:val="1"/>
        </w:numPr>
        <w:spacing w:after="5" w:line="360" w:lineRule="auto"/>
        <w:ind w:right="677"/>
        <w:rPr>
          <w:rFonts w:ascii="Times New Roman" w:hAnsi="Times New Roman" w:cs="Times New Roman"/>
          <w:sz w:val="28"/>
          <w:szCs w:val="28"/>
        </w:rPr>
      </w:pPr>
      <w:r w:rsidRPr="00C4108B">
        <w:rPr>
          <w:rFonts w:ascii="Times New Roman" w:hAnsi="Times New Roman" w:cs="Times New Roman"/>
          <w:sz w:val="28"/>
          <w:szCs w:val="28"/>
        </w:rPr>
        <w:t xml:space="preserve">Due to time constraints, the system may include limited features and may not cover all advanced healthcare functionalities. </w:t>
      </w:r>
    </w:p>
    <w:p w14:paraId="6E0F0ED6" w14:textId="1F8C7B94" w:rsidR="00E54CA9" w:rsidRPr="00E46BCD" w:rsidRDefault="00903B10" w:rsidP="00E54CA9">
      <w:pPr>
        <w:pStyle w:val="ListParagraph"/>
        <w:numPr>
          <w:ilvl w:val="0"/>
          <w:numId w:val="1"/>
        </w:numPr>
        <w:spacing w:after="5" w:line="360" w:lineRule="auto"/>
        <w:ind w:right="677"/>
        <w:rPr>
          <w:rFonts w:ascii="Times New Roman" w:hAnsi="Times New Roman" w:cs="Times New Roman"/>
          <w:sz w:val="28"/>
          <w:szCs w:val="28"/>
        </w:rPr>
      </w:pPr>
      <w:r w:rsidRPr="00C4108B">
        <w:rPr>
          <w:rFonts w:ascii="Times New Roman" w:hAnsi="Times New Roman" w:cs="Times New Roman"/>
          <w:sz w:val="28"/>
          <w:szCs w:val="28"/>
        </w:rPr>
        <w:t>The system will not provide direct medical diagnosis or</w:t>
      </w:r>
      <w:r w:rsidRPr="00C4108B">
        <w:rPr>
          <w:rFonts w:ascii="Times New Roman" w:hAnsi="Times New Roman" w:cs="Times New Roman"/>
          <w:b/>
          <w:bCs/>
          <w:sz w:val="28"/>
          <w:szCs w:val="28"/>
        </w:rPr>
        <w:t xml:space="preserve"> </w:t>
      </w:r>
      <w:r w:rsidRPr="00C4108B">
        <w:rPr>
          <w:rFonts w:ascii="Times New Roman" w:hAnsi="Times New Roman" w:cs="Times New Roman"/>
          <w:sz w:val="28"/>
          <w:szCs w:val="28"/>
        </w:rPr>
        <w:t>treatment, but will only assist in connecting users with caregivers.</w:t>
      </w:r>
    </w:p>
    <w:p w14:paraId="247A9DDF" w14:textId="77777777" w:rsidR="00E54CA9" w:rsidRPr="00E54CA9" w:rsidRDefault="00E54CA9" w:rsidP="00E54CA9">
      <w:pPr>
        <w:spacing w:after="5" w:line="360" w:lineRule="auto"/>
        <w:ind w:right="677"/>
        <w:rPr>
          <w:rFonts w:ascii="Times New Roman" w:hAnsi="Times New Roman" w:cs="Times New Roman"/>
          <w:sz w:val="28"/>
          <w:szCs w:val="28"/>
        </w:rPr>
      </w:pPr>
    </w:p>
    <w:p w14:paraId="07FC5BB9" w14:textId="6B5A843D" w:rsidR="006C3DF6" w:rsidRDefault="00A807A2" w:rsidP="00BC610C">
      <w:pPr>
        <w:rPr>
          <w:rFonts w:ascii="Times New Roman" w:hAnsi="Times New Roman" w:cs="Times New Roman"/>
          <w:b/>
          <w:bCs/>
          <w:sz w:val="28"/>
          <w:szCs w:val="28"/>
        </w:rPr>
      </w:pPr>
      <w:r>
        <w:rPr>
          <w:rFonts w:ascii="Times New Roman" w:hAnsi="Times New Roman" w:cs="Times New Roman"/>
          <w:b/>
          <w:bCs/>
          <w:sz w:val="28"/>
          <w:szCs w:val="28"/>
        </w:rPr>
        <w:t xml:space="preserve">   1.7 </w:t>
      </w:r>
      <w:r w:rsidR="00E86476">
        <w:rPr>
          <w:rFonts w:ascii="Times New Roman" w:hAnsi="Times New Roman" w:cs="Times New Roman"/>
          <w:b/>
          <w:bCs/>
          <w:sz w:val="28"/>
          <w:szCs w:val="28"/>
        </w:rPr>
        <w:t>Significance of the Study</w:t>
      </w:r>
    </w:p>
    <w:p w14:paraId="54E3DAE1" w14:textId="77777777" w:rsidR="00A807A2" w:rsidRDefault="00A807A2" w:rsidP="00BC610C">
      <w:pPr>
        <w:rPr>
          <w:rFonts w:ascii="Times New Roman" w:hAnsi="Times New Roman" w:cs="Times New Roman"/>
          <w:b/>
          <w:bCs/>
          <w:sz w:val="28"/>
          <w:szCs w:val="28"/>
        </w:rPr>
      </w:pPr>
    </w:p>
    <w:p w14:paraId="3EEAEAE9" w14:textId="5542B77F" w:rsidR="00030CAC" w:rsidRPr="00BC610C" w:rsidRDefault="006C3DF6" w:rsidP="00BC610C">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BC610C" w:rsidRPr="00BC610C">
        <w:rPr>
          <w:rFonts w:ascii="Times New Roman" w:hAnsi="Times New Roman" w:cs="Times New Roman"/>
          <w:sz w:val="28"/>
          <w:szCs w:val="28"/>
        </w:rPr>
        <w:t>The successful development and implementation of the Caregiver Management and Patients System will yield several important benefits for different stakeholders in the healthcare ecosystem.</w:t>
      </w:r>
    </w:p>
    <w:p w14:paraId="25A1831F" w14:textId="7B61E47D" w:rsidR="00BC610C" w:rsidRPr="00BC610C" w:rsidRDefault="00BC610C" w:rsidP="00BC610C">
      <w:pPr>
        <w:spacing w:line="360" w:lineRule="auto"/>
        <w:rPr>
          <w:rFonts w:ascii="Times New Roman" w:hAnsi="Times New Roman" w:cs="Times New Roman"/>
          <w:sz w:val="28"/>
          <w:szCs w:val="28"/>
        </w:rPr>
      </w:pPr>
      <w:r w:rsidRPr="00BC610C">
        <w:rPr>
          <w:rFonts w:ascii="Times New Roman" w:hAnsi="Times New Roman" w:cs="Times New Roman"/>
          <w:sz w:val="28"/>
          <w:szCs w:val="28"/>
        </w:rPr>
        <w:lastRenderedPageBreak/>
        <w:t>For healthcare administrators, the system will provide a centralized dashboard for monitoring caregiver activity, managing patient data, and generating reports significantly reducing time spent on administrative tasks. Caregivers will benefit from easy access to patient schedules, care plans, and health records, enabling them to provide more informed and personalized care. Patients and their families will experience improved coordination and transparency, leading to greater confidence in the care being provided.</w:t>
      </w:r>
    </w:p>
    <w:p w14:paraId="22789129" w14:textId="61EA4EED" w:rsidR="00E46BCD" w:rsidRDefault="00BC610C" w:rsidP="00BC610C">
      <w:pPr>
        <w:spacing w:line="360" w:lineRule="auto"/>
        <w:rPr>
          <w:rFonts w:ascii="Times New Roman" w:hAnsi="Times New Roman" w:cs="Times New Roman"/>
          <w:sz w:val="28"/>
          <w:szCs w:val="28"/>
        </w:rPr>
      </w:pPr>
      <w:r w:rsidRPr="00BC610C">
        <w:rPr>
          <w:rFonts w:ascii="Times New Roman" w:hAnsi="Times New Roman" w:cs="Times New Roman"/>
          <w:sz w:val="28"/>
          <w:szCs w:val="28"/>
        </w:rPr>
        <w:t>From an academic standpoint, this study contributes to the growing body of knowledge on the application of web technologies in healthcare management. It also provides a replicable framework that other institutions can adapt to meet their specific needs. Additionally, the system can serve as a foundation for future enhancements such as mobile application integration, telemedicine support, and AI-driven care recommendations.</w:t>
      </w:r>
    </w:p>
    <w:p w14:paraId="3C8A5CE8" w14:textId="77777777" w:rsidR="00677C78" w:rsidRDefault="00677C78" w:rsidP="00BC610C">
      <w:pPr>
        <w:spacing w:line="360" w:lineRule="auto"/>
        <w:rPr>
          <w:rFonts w:ascii="Times New Roman" w:hAnsi="Times New Roman" w:cs="Times New Roman"/>
          <w:sz w:val="28"/>
          <w:szCs w:val="28"/>
        </w:rPr>
      </w:pPr>
    </w:p>
    <w:p w14:paraId="1A35EC07" w14:textId="21AC97F8" w:rsidR="00A807A2" w:rsidRPr="00E46BCD" w:rsidRDefault="00A807A2" w:rsidP="006C3DF6">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1.8 Definitions and Explanations of Terms</w:t>
      </w:r>
    </w:p>
    <w:p w14:paraId="7C61DA67" w14:textId="5BEB98BD" w:rsidR="006C3DF6" w:rsidRPr="006C3DF6" w:rsidRDefault="006C3DF6" w:rsidP="006C3DF6">
      <w:pPr>
        <w:spacing w:line="360" w:lineRule="auto"/>
        <w:rPr>
          <w:rFonts w:ascii="Times New Roman" w:hAnsi="Times New Roman" w:cs="Times New Roman"/>
          <w:sz w:val="28"/>
          <w:szCs w:val="28"/>
        </w:rPr>
      </w:pPr>
      <w:r w:rsidRPr="006C3DF6">
        <w:rPr>
          <w:rFonts w:ascii="Times New Roman" w:hAnsi="Times New Roman" w:cs="Times New Roman"/>
          <w:sz w:val="28"/>
          <w:szCs w:val="28"/>
        </w:rPr>
        <w:t>Caregiver: A trained or certified individual responsible for providing medical or personal care to a patient, either in a healthcare facility or a home care setting.</w:t>
      </w:r>
    </w:p>
    <w:p w14:paraId="36B3E55F" w14:textId="784F7415" w:rsidR="006C3DF6" w:rsidRPr="006C3DF6" w:rsidRDefault="006C3DF6" w:rsidP="006C3DF6">
      <w:pPr>
        <w:spacing w:line="360" w:lineRule="auto"/>
        <w:rPr>
          <w:rFonts w:ascii="Times New Roman" w:hAnsi="Times New Roman" w:cs="Times New Roman"/>
          <w:sz w:val="28"/>
          <w:szCs w:val="28"/>
        </w:rPr>
      </w:pPr>
      <w:r w:rsidRPr="006C3DF6">
        <w:rPr>
          <w:rFonts w:ascii="Times New Roman" w:hAnsi="Times New Roman" w:cs="Times New Roman"/>
          <w:sz w:val="28"/>
          <w:szCs w:val="28"/>
        </w:rPr>
        <w:t>Patient: An individual receiving medical care or health services managed through the system.</w:t>
      </w:r>
    </w:p>
    <w:p w14:paraId="18F228F2" w14:textId="1B253946" w:rsidR="006C3DF6" w:rsidRPr="006C3DF6" w:rsidRDefault="006C3DF6" w:rsidP="006C3DF6">
      <w:pPr>
        <w:spacing w:line="360" w:lineRule="auto"/>
        <w:rPr>
          <w:rFonts w:ascii="Times New Roman" w:hAnsi="Times New Roman" w:cs="Times New Roman"/>
          <w:sz w:val="28"/>
          <w:szCs w:val="28"/>
        </w:rPr>
      </w:pPr>
      <w:r w:rsidRPr="006C3DF6">
        <w:rPr>
          <w:rFonts w:ascii="Times New Roman" w:hAnsi="Times New Roman" w:cs="Times New Roman"/>
          <w:sz w:val="28"/>
          <w:szCs w:val="28"/>
        </w:rPr>
        <w:t>Web-based System: A software application that runs on a web server and is accessed through a web browser over the internet</w:t>
      </w:r>
      <w:r w:rsidR="002D00E1">
        <w:rPr>
          <w:rFonts w:ascii="Times New Roman" w:hAnsi="Times New Roman" w:cs="Times New Roman"/>
          <w:sz w:val="28"/>
          <w:szCs w:val="28"/>
        </w:rPr>
        <w:t>.</w:t>
      </w:r>
    </w:p>
    <w:p w14:paraId="4A624C98" w14:textId="7E12FEC7" w:rsidR="006C3DF6" w:rsidRPr="006C3DF6" w:rsidRDefault="006C3DF6" w:rsidP="006C3DF6">
      <w:pPr>
        <w:spacing w:line="360" w:lineRule="auto"/>
        <w:rPr>
          <w:rFonts w:ascii="Times New Roman" w:hAnsi="Times New Roman" w:cs="Times New Roman"/>
          <w:sz w:val="28"/>
          <w:szCs w:val="28"/>
        </w:rPr>
      </w:pPr>
      <w:r w:rsidRPr="006C3DF6">
        <w:rPr>
          <w:rFonts w:ascii="Times New Roman" w:hAnsi="Times New Roman" w:cs="Times New Roman"/>
          <w:sz w:val="28"/>
          <w:szCs w:val="28"/>
        </w:rPr>
        <w:t>Dashboard: A visual user interface component that provides a summarized, real-time view of key data and system metrics.</w:t>
      </w:r>
    </w:p>
    <w:p w14:paraId="6CBD6ACD" w14:textId="39C51C05" w:rsidR="006C3DF6" w:rsidRPr="006C3DF6" w:rsidRDefault="006C3DF6" w:rsidP="006C3DF6">
      <w:pPr>
        <w:spacing w:line="360" w:lineRule="auto"/>
        <w:rPr>
          <w:rFonts w:ascii="Times New Roman" w:hAnsi="Times New Roman" w:cs="Times New Roman"/>
          <w:sz w:val="28"/>
          <w:szCs w:val="28"/>
        </w:rPr>
      </w:pPr>
      <w:r w:rsidRPr="006C3DF6">
        <w:rPr>
          <w:rFonts w:ascii="Times New Roman" w:hAnsi="Times New Roman" w:cs="Times New Roman"/>
          <w:sz w:val="28"/>
          <w:szCs w:val="28"/>
        </w:rPr>
        <w:lastRenderedPageBreak/>
        <w:t>Scheduling Module: A component of the system that manages the assignment of caregivers to patients, including time slots and availability.</w:t>
      </w:r>
    </w:p>
    <w:p w14:paraId="3DE70132" w14:textId="69525948" w:rsidR="006C3DF6" w:rsidRDefault="006C3DF6" w:rsidP="006C3DF6">
      <w:pPr>
        <w:spacing w:line="360" w:lineRule="auto"/>
        <w:rPr>
          <w:rFonts w:ascii="Times New Roman" w:hAnsi="Times New Roman" w:cs="Times New Roman"/>
          <w:sz w:val="28"/>
          <w:szCs w:val="28"/>
        </w:rPr>
      </w:pPr>
      <w:r w:rsidRPr="006C3DF6">
        <w:rPr>
          <w:rFonts w:ascii="Times New Roman" w:hAnsi="Times New Roman" w:cs="Times New Roman"/>
          <w:sz w:val="28"/>
          <w:szCs w:val="28"/>
        </w:rPr>
        <w:t>Authentication: The process of verifying the identity of a user before granting access to the system.</w:t>
      </w:r>
    </w:p>
    <w:p w14:paraId="55B1E775" w14:textId="1CE144BA" w:rsidR="00E86476" w:rsidRPr="006C3DF6" w:rsidRDefault="00A807A2" w:rsidP="006C3DF6">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1.9 Structure of the Report</w:t>
      </w:r>
    </w:p>
    <w:p w14:paraId="5EF78CE0" w14:textId="77777777" w:rsidR="00213ADB" w:rsidRDefault="00213ADB" w:rsidP="006C3DF6">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6C3DF6" w:rsidRPr="006C3DF6">
        <w:rPr>
          <w:rFonts w:ascii="Times New Roman" w:hAnsi="Times New Roman" w:cs="Times New Roman"/>
          <w:sz w:val="28"/>
          <w:szCs w:val="28"/>
        </w:rPr>
        <w:t>This report is organized into five chapters. Chapter One provides the background, problem statement, objectives, research questions, significance, scope, and definition of terms.</w:t>
      </w:r>
    </w:p>
    <w:p w14:paraId="25957A44" w14:textId="77777777" w:rsidR="00213ADB" w:rsidRDefault="006C3DF6" w:rsidP="006C3DF6">
      <w:pPr>
        <w:spacing w:line="360" w:lineRule="auto"/>
        <w:rPr>
          <w:rFonts w:ascii="Times New Roman" w:hAnsi="Times New Roman" w:cs="Times New Roman"/>
          <w:sz w:val="28"/>
          <w:szCs w:val="28"/>
        </w:rPr>
      </w:pPr>
      <w:r w:rsidRPr="006C3DF6">
        <w:rPr>
          <w:rFonts w:ascii="Times New Roman" w:hAnsi="Times New Roman" w:cs="Times New Roman"/>
          <w:sz w:val="28"/>
          <w:szCs w:val="28"/>
        </w:rPr>
        <w:t xml:space="preserve"> Chapter Two presents a review of relevant literature on caregiver and patient management systems, existing solutions, and theoretical frameworks. </w:t>
      </w:r>
    </w:p>
    <w:p w14:paraId="3F7F8848" w14:textId="77777777" w:rsidR="00213ADB" w:rsidRDefault="006C3DF6" w:rsidP="006C3DF6">
      <w:pPr>
        <w:spacing w:line="360" w:lineRule="auto"/>
        <w:rPr>
          <w:rFonts w:ascii="Times New Roman" w:hAnsi="Times New Roman" w:cs="Times New Roman"/>
          <w:sz w:val="28"/>
          <w:szCs w:val="28"/>
        </w:rPr>
      </w:pPr>
      <w:r w:rsidRPr="006C3DF6">
        <w:rPr>
          <w:rFonts w:ascii="Times New Roman" w:hAnsi="Times New Roman" w:cs="Times New Roman"/>
          <w:sz w:val="28"/>
          <w:szCs w:val="28"/>
        </w:rPr>
        <w:t>Chapter Three describes the research methodology, system design, and tools used in developing the system.</w:t>
      </w:r>
    </w:p>
    <w:p w14:paraId="7195EF83" w14:textId="77777777" w:rsidR="00213ADB" w:rsidRDefault="006C3DF6" w:rsidP="006C3DF6">
      <w:pPr>
        <w:spacing w:line="360" w:lineRule="auto"/>
        <w:rPr>
          <w:rFonts w:ascii="Times New Roman" w:hAnsi="Times New Roman" w:cs="Times New Roman"/>
          <w:sz w:val="28"/>
          <w:szCs w:val="28"/>
        </w:rPr>
      </w:pPr>
      <w:r w:rsidRPr="006C3DF6">
        <w:rPr>
          <w:rFonts w:ascii="Times New Roman" w:hAnsi="Times New Roman" w:cs="Times New Roman"/>
          <w:sz w:val="28"/>
          <w:szCs w:val="28"/>
        </w:rPr>
        <w:t xml:space="preserve"> Chapter Four covers the implementation, testing, and results of the developed system.</w:t>
      </w:r>
    </w:p>
    <w:p w14:paraId="2BC5B0CF" w14:textId="1A9C19C9" w:rsidR="006C3DF6" w:rsidRPr="006C3DF6" w:rsidRDefault="006C3DF6" w:rsidP="006C3DF6">
      <w:pPr>
        <w:spacing w:line="360" w:lineRule="auto"/>
        <w:rPr>
          <w:rFonts w:ascii="Times New Roman" w:hAnsi="Times New Roman" w:cs="Times New Roman"/>
          <w:sz w:val="28"/>
          <w:szCs w:val="28"/>
        </w:rPr>
      </w:pPr>
      <w:r w:rsidRPr="006C3DF6">
        <w:rPr>
          <w:rFonts w:ascii="Times New Roman" w:hAnsi="Times New Roman" w:cs="Times New Roman"/>
          <w:sz w:val="28"/>
          <w:szCs w:val="28"/>
        </w:rPr>
        <w:t xml:space="preserve"> Chapter Five concludes the study with a summary of findings, conclusions, and recommendations for future work.</w:t>
      </w:r>
    </w:p>
    <w:p w14:paraId="4D71B227" w14:textId="77777777" w:rsidR="006C3DF6" w:rsidRPr="006C3DF6" w:rsidRDefault="006C3DF6" w:rsidP="006C3DF6">
      <w:pPr>
        <w:spacing w:line="360" w:lineRule="auto"/>
        <w:rPr>
          <w:rFonts w:ascii="Times New Roman" w:hAnsi="Times New Roman" w:cs="Times New Roman"/>
          <w:sz w:val="28"/>
          <w:szCs w:val="28"/>
        </w:rPr>
      </w:pPr>
    </w:p>
    <w:p w14:paraId="5A95558F" w14:textId="77777777" w:rsidR="006C3DF6" w:rsidRPr="00BC610C" w:rsidRDefault="006C3DF6" w:rsidP="00BC610C">
      <w:pPr>
        <w:spacing w:line="360" w:lineRule="auto"/>
        <w:rPr>
          <w:rFonts w:ascii="Times New Roman" w:hAnsi="Times New Roman" w:cs="Times New Roman"/>
          <w:sz w:val="28"/>
          <w:szCs w:val="28"/>
        </w:rPr>
      </w:pPr>
    </w:p>
    <w:p w14:paraId="60CE6538" w14:textId="77777777" w:rsidR="00903B10" w:rsidRDefault="00903B10" w:rsidP="00BC610C">
      <w:pPr>
        <w:spacing w:line="360" w:lineRule="auto"/>
        <w:rPr>
          <w:rFonts w:ascii="Times New Roman" w:hAnsi="Times New Roman" w:cs="Times New Roman"/>
          <w:sz w:val="28"/>
          <w:szCs w:val="28"/>
        </w:rPr>
      </w:pPr>
    </w:p>
    <w:p w14:paraId="76CB642B" w14:textId="77777777" w:rsidR="006C4CDC" w:rsidRDefault="006C4CDC" w:rsidP="00BC610C">
      <w:pPr>
        <w:spacing w:line="360" w:lineRule="auto"/>
        <w:rPr>
          <w:rFonts w:ascii="Times New Roman" w:hAnsi="Times New Roman" w:cs="Times New Roman"/>
          <w:sz w:val="28"/>
          <w:szCs w:val="28"/>
        </w:rPr>
      </w:pPr>
    </w:p>
    <w:p w14:paraId="5E6862BF" w14:textId="77777777" w:rsidR="006C4CDC" w:rsidRDefault="006C4CDC" w:rsidP="00BC610C">
      <w:pPr>
        <w:spacing w:line="360" w:lineRule="auto"/>
        <w:rPr>
          <w:rFonts w:ascii="Times New Roman" w:hAnsi="Times New Roman" w:cs="Times New Roman"/>
          <w:sz w:val="28"/>
          <w:szCs w:val="28"/>
        </w:rPr>
      </w:pPr>
    </w:p>
    <w:p w14:paraId="70685E5C" w14:textId="77777777" w:rsidR="006C4CDC" w:rsidRDefault="006C4CDC" w:rsidP="00BC610C">
      <w:pPr>
        <w:spacing w:line="360" w:lineRule="auto"/>
        <w:rPr>
          <w:rFonts w:ascii="Times New Roman" w:hAnsi="Times New Roman" w:cs="Times New Roman"/>
          <w:sz w:val="28"/>
          <w:szCs w:val="28"/>
        </w:rPr>
      </w:pPr>
    </w:p>
    <w:p w14:paraId="5C617DA6" w14:textId="718E4EAD" w:rsidR="006C4CDC" w:rsidRDefault="006C4CDC" w:rsidP="00BC610C">
      <w:pPr>
        <w:spacing w:line="360" w:lineRule="auto"/>
        <w:rPr>
          <w:rFonts w:ascii="Times New Roman" w:hAnsi="Times New Roman" w:cs="Times New Roman"/>
          <w:b/>
          <w:bCs/>
          <w:sz w:val="28"/>
          <w:szCs w:val="28"/>
        </w:rPr>
      </w:pPr>
      <w:r w:rsidRPr="006C4CDC">
        <w:rPr>
          <w:rFonts w:ascii="Times New Roman" w:hAnsi="Times New Roman" w:cs="Times New Roman"/>
          <w:b/>
          <w:bCs/>
          <w:sz w:val="28"/>
          <w:szCs w:val="28"/>
        </w:rPr>
        <w:lastRenderedPageBreak/>
        <w:t>CHAPTER 2:</w:t>
      </w:r>
      <w:r>
        <w:rPr>
          <w:rFonts w:ascii="Times New Roman" w:hAnsi="Times New Roman" w:cs="Times New Roman"/>
          <w:b/>
          <w:bCs/>
          <w:sz w:val="28"/>
          <w:szCs w:val="28"/>
        </w:rPr>
        <w:t xml:space="preserve"> </w:t>
      </w:r>
      <w:r w:rsidRPr="006C4CDC">
        <w:rPr>
          <w:rFonts w:ascii="Times New Roman" w:hAnsi="Times New Roman" w:cs="Times New Roman"/>
          <w:b/>
          <w:bCs/>
          <w:sz w:val="28"/>
          <w:szCs w:val="28"/>
        </w:rPr>
        <w:t>LITERATURE REVIEW</w:t>
      </w:r>
    </w:p>
    <w:p w14:paraId="61CB5FBD" w14:textId="77777777" w:rsidR="00680C6E" w:rsidRDefault="00680C6E" w:rsidP="00BC610C">
      <w:pPr>
        <w:spacing w:line="360" w:lineRule="auto"/>
        <w:rPr>
          <w:rFonts w:ascii="Times New Roman" w:hAnsi="Times New Roman" w:cs="Times New Roman"/>
          <w:b/>
          <w:bCs/>
          <w:sz w:val="28"/>
          <w:szCs w:val="28"/>
        </w:rPr>
      </w:pPr>
    </w:p>
    <w:p w14:paraId="6861E5F9" w14:textId="3A04E3F9" w:rsidR="006C4CDC" w:rsidRPr="00680C6E" w:rsidRDefault="006C4CDC" w:rsidP="00680C6E">
      <w:pPr>
        <w:spacing w:line="360" w:lineRule="auto"/>
        <w:rPr>
          <w:rFonts w:ascii="Times New Roman" w:hAnsi="Times New Roman" w:cs="Times New Roman"/>
          <w:b/>
          <w:bCs/>
          <w:sz w:val="28"/>
          <w:szCs w:val="28"/>
        </w:rPr>
      </w:pPr>
      <w:r w:rsidRPr="00680C6E">
        <w:rPr>
          <w:rFonts w:ascii="Times New Roman" w:hAnsi="Times New Roman" w:cs="Times New Roman"/>
          <w:b/>
          <w:bCs/>
          <w:sz w:val="28"/>
          <w:szCs w:val="28"/>
        </w:rPr>
        <w:t>Review Of System 1: (PRACTO)</w:t>
      </w:r>
    </w:p>
    <w:p w14:paraId="056ABF1B" w14:textId="76C69B6F" w:rsidR="00680C6E" w:rsidRPr="00680C6E" w:rsidRDefault="00680C6E" w:rsidP="00680C6E">
      <w:pPr>
        <w:pStyle w:val="ListParagraph"/>
        <w:numPr>
          <w:ilvl w:val="0"/>
          <w:numId w:val="6"/>
        </w:numPr>
        <w:spacing w:line="360" w:lineRule="auto"/>
        <w:rPr>
          <w:rFonts w:ascii="Times New Roman" w:hAnsi="Times New Roman" w:cs="Times New Roman"/>
          <w:b/>
          <w:bCs/>
          <w:sz w:val="28"/>
          <w:szCs w:val="28"/>
        </w:rPr>
      </w:pPr>
      <w:r>
        <w:rPr>
          <w:rFonts w:ascii="Times New Roman" w:hAnsi="Times New Roman" w:cs="Times New Roman"/>
          <w:b/>
          <w:bCs/>
          <w:sz w:val="28"/>
          <w:szCs w:val="28"/>
        </w:rPr>
        <w:t>DESCRIPTION OF THE SYSTEM</w:t>
      </w:r>
    </w:p>
    <w:p w14:paraId="72410B44" w14:textId="6A7AEC13" w:rsidR="00680C6E" w:rsidRPr="00680C6E" w:rsidRDefault="00680C6E" w:rsidP="00680C6E">
      <w:pPr>
        <w:pStyle w:val="ListParagraph"/>
        <w:numPr>
          <w:ilvl w:val="0"/>
          <w:numId w:val="8"/>
        </w:numPr>
        <w:spacing w:line="360" w:lineRule="auto"/>
        <w:rPr>
          <w:rFonts w:ascii="Times New Roman" w:hAnsi="Times New Roman" w:cs="Times New Roman"/>
          <w:b/>
          <w:bCs/>
          <w:sz w:val="28"/>
          <w:szCs w:val="28"/>
        </w:rPr>
      </w:pPr>
      <w:r w:rsidRPr="00680C6E">
        <w:rPr>
          <w:rFonts w:ascii="Times New Roman" w:hAnsi="Times New Roman" w:cs="Times New Roman"/>
          <w:b/>
          <w:bCs/>
          <w:sz w:val="28"/>
          <w:szCs w:val="28"/>
        </w:rPr>
        <w:t>Overview of the system</w:t>
      </w:r>
    </w:p>
    <w:p w14:paraId="445A269D" w14:textId="428199F7" w:rsidR="00680C6E" w:rsidRPr="00680C6E" w:rsidRDefault="00680C6E" w:rsidP="002C158E">
      <w:pPr>
        <w:pStyle w:val="NormalWeb"/>
        <w:spacing w:line="360" w:lineRule="auto"/>
        <w:rPr>
          <w:sz w:val="28"/>
          <w:szCs w:val="28"/>
        </w:rPr>
      </w:pPr>
      <w:proofErr w:type="spellStart"/>
      <w:r w:rsidRPr="00680C6E">
        <w:rPr>
          <w:rStyle w:val="whitespace-normal"/>
          <w:rFonts w:eastAsiaTheme="majorEastAsia"/>
          <w:sz w:val="28"/>
          <w:szCs w:val="28"/>
        </w:rPr>
        <w:t>Pract</w:t>
      </w:r>
      <w:r>
        <w:rPr>
          <w:rStyle w:val="whitespace-normal"/>
          <w:rFonts w:eastAsiaTheme="majorEastAsia"/>
          <w:sz w:val="28"/>
          <w:szCs w:val="28"/>
        </w:rPr>
        <w:t>o</w:t>
      </w:r>
      <w:proofErr w:type="spellEnd"/>
      <w:r w:rsidRPr="00680C6E">
        <w:rPr>
          <w:sz w:val="28"/>
          <w:szCs w:val="28"/>
        </w:rPr>
        <w:t xml:space="preserve"> is an online healthcare platform that connects patients with doctors. It allows users to book appointments, consult doctors online, manage medical records, and access healthcare services through a web and mobile application.</w:t>
      </w:r>
    </w:p>
    <w:p w14:paraId="51883910" w14:textId="77777777" w:rsidR="00680C6E" w:rsidRDefault="00680C6E" w:rsidP="002C158E">
      <w:pPr>
        <w:pStyle w:val="NormalWeb"/>
        <w:spacing w:line="360" w:lineRule="auto"/>
        <w:rPr>
          <w:sz w:val="28"/>
          <w:szCs w:val="28"/>
        </w:rPr>
      </w:pPr>
      <w:r w:rsidRPr="00680C6E">
        <w:rPr>
          <w:sz w:val="28"/>
          <w:szCs w:val="28"/>
        </w:rPr>
        <w:t>The system is widely used for improving access to healthcare services and reducing hospital congestion.</w:t>
      </w:r>
    </w:p>
    <w:p w14:paraId="499D45BC" w14:textId="3D09D906" w:rsidR="00680C6E" w:rsidRDefault="00680C6E" w:rsidP="00680C6E">
      <w:pPr>
        <w:pStyle w:val="NormalWeb"/>
        <w:numPr>
          <w:ilvl w:val="0"/>
          <w:numId w:val="10"/>
        </w:numPr>
        <w:rPr>
          <w:b/>
          <w:bCs/>
          <w:sz w:val="28"/>
          <w:szCs w:val="28"/>
        </w:rPr>
      </w:pPr>
      <w:r w:rsidRPr="00680C6E">
        <w:rPr>
          <w:b/>
          <w:bCs/>
          <w:sz w:val="28"/>
          <w:szCs w:val="28"/>
        </w:rPr>
        <w:t>Models of the system</w:t>
      </w:r>
    </w:p>
    <w:p w14:paraId="6DD5B2F4" w14:textId="77777777" w:rsidR="00680C6E" w:rsidRDefault="00680C6E" w:rsidP="00680C6E">
      <w:pPr>
        <w:pStyle w:val="NormalWeb"/>
        <w:ind w:left="720"/>
        <w:rPr>
          <w:b/>
          <w:bCs/>
          <w:sz w:val="28"/>
          <w:szCs w:val="28"/>
        </w:rPr>
      </w:pPr>
    </w:p>
    <w:p w14:paraId="23ADB131" w14:textId="77777777" w:rsidR="00680C6E" w:rsidRDefault="00680C6E" w:rsidP="00680C6E">
      <w:pPr>
        <w:pStyle w:val="NormalWeb"/>
        <w:ind w:left="720"/>
        <w:rPr>
          <w:b/>
          <w:bCs/>
          <w:sz w:val="28"/>
          <w:szCs w:val="28"/>
        </w:rPr>
      </w:pPr>
    </w:p>
    <w:p w14:paraId="3C5E6750" w14:textId="77777777" w:rsidR="00680C6E" w:rsidRDefault="00680C6E" w:rsidP="00680C6E">
      <w:pPr>
        <w:pStyle w:val="NormalWeb"/>
        <w:ind w:left="720"/>
        <w:rPr>
          <w:b/>
          <w:bCs/>
          <w:sz w:val="28"/>
          <w:szCs w:val="28"/>
        </w:rPr>
      </w:pPr>
    </w:p>
    <w:p w14:paraId="15DAD8CE" w14:textId="77777777" w:rsidR="00680C6E" w:rsidRDefault="00680C6E" w:rsidP="00680C6E">
      <w:pPr>
        <w:pStyle w:val="NormalWeb"/>
        <w:ind w:left="720"/>
        <w:rPr>
          <w:b/>
          <w:bCs/>
          <w:sz w:val="28"/>
          <w:szCs w:val="28"/>
        </w:rPr>
      </w:pPr>
    </w:p>
    <w:p w14:paraId="5711EC22" w14:textId="77777777" w:rsidR="00680C6E" w:rsidRDefault="00680C6E" w:rsidP="00680C6E">
      <w:pPr>
        <w:pStyle w:val="NormalWeb"/>
        <w:ind w:left="720"/>
        <w:rPr>
          <w:b/>
          <w:bCs/>
          <w:sz w:val="28"/>
          <w:szCs w:val="28"/>
        </w:rPr>
      </w:pPr>
    </w:p>
    <w:p w14:paraId="4A34988C" w14:textId="77777777" w:rsidR="00680C6E" w:rsidRDefault="00680C6E" w:rsidP="00680C6E">
      <w:pPr>
        <w:pStyle w:val="NormalWeb"/>
        <w:ind w:left="720"/>
        <w:rPr>
          <w:b/>
          <w:bCs/>
          <w:sz w:val="28"/>
          <w:szCs w:val="28"/>
        </w:rPr>
      </w:pPr>
    </w:p>
    <w:p w14:paraId="79703796" w14:textId="77777777" w:rsidR="00680C6E" w:rsidRDefault="00680C6E" w:rsidP="00680C6E">
      <w:pPr>
        <w:pStyle w:val="NormalWeb"/>
        <w:ind w:left="720"/>
        <w:rPr>
          <w:b/>
          <w:bCs/>
          <w:sz w:val="28"/>
          <w:szCs w:val="28"/>
        </w:rPr>
      </w:pPr>
    </w:p>
    <w:p w14:paraId="75DFDF34" w14:textId="77777777" w:rsidR="00680C6E" w:rsidRDefault="00680C6E" w:rsidP="00680C6E">
      <w:pPr>
        <w:pStyle w:val="NormalWeb"/>
        <w:ind w:left="720"/>
        <w:rPr>
          <w:b/>
          <w:bCs/>
          <w:sz w:val="28"/>
          <w:szCs w:val="28"/>
        </w:rPr>
      </w:pPr>
    </w:p>
    <w:p w14:paraId="3C79E86E" w14:textId="77777777" w:rsidR="00680C6E" w:rsidRDefault="00680C6E" w:rsidP="00680C6E">
      <w:pPr>
        <w:pStyle w:val="NormalWeb"/>
        <w:ind w:left="720"/>
        <w:rPr>
          <w:b/>
          <w:bCs/>
          <w:sz w:val="28"/>
          <w:szCs w:val="28"/>
        </w:rPr>
      </w:pPr>
    </w:p>
    <w:p w14:paraId="62E3B97B" w14:textId="77777777" w:rsidR="00680C6E" w:rsidRDefault="00680C6E" w:rsidP="00680C6E">
      <w:pPr>
        <w:pStyle w:val="NormalWeb"/>
        <w:ind w:left="720"/>
        <w:rPr>
          <w:b/>
          <w:bCs/>
          <w:sz w:val="28"/>
          <w:szCs w:val="28"/>
        </w:rPr>
      </w:pPr>
    </w:p>
    <w:p w14:paraId="67021EAB" w14:textId="77777777" w:rsidR="00680C6E" w:rsidRDefault="00680C6E" w:rsidP="00680C6E">
      <w:pPr>
        <w:pStyle w:val="NormalWeb"/>
        <w:ind w:left="720"/>
        <w:rPr>
          <w:b/>
          <w:bCs/>
          <w:sz w:val="28"/>
          <w:szCs w:val="28"/>
        </w:rPr>
      </w:pPr>
    </w:p>
    <w:p w14:paraId="0ABD48FF" w14:textId="5854081A" w:rsidR="00680C6E" w:rsidRDefault="00680C6E" w:rsidP="002C158E">
      <w:pPr>
        <w:pStyle w:val="NormalWeb"/>
        <w:numPr>
          <w:ilvl w:val="0"/>
          <w:numId w:val="11"/>
        </w:numPr>
        <w:spacing w:line="360" w:lineRule="auto"/>
        <w:rPr>
          <w:b/>
          <w:bCs/>
          <w:sz w:val="28"/>
          <w:szCs w:val="28"/>
        </w:rPr>
      </w:pPr>
      <w:r>
        <w:rPr>
          <w:b/>
          <w:bCs/>
          <w:sz w:val="28"/>
          <w:szCs w:val="28"/>
        </w:rPr>
        <w:t>Features of the system</w:t>
      </w:r>
    </w:p>
    <w:p w14:paraId="2058F8DB" w14:textId="7D1865C7" w:rsidR="00680C6E" w:rsidRPr="00680C6E" w:rsidRDefault="00680C6E" w:rsidP="00680C6E">
      <w:pPr>
        <w:pStyle w:val="ListParagraph"/>
        <w:numPr>
          <w:ilvl w:val="0"/>
          <w:numId w:val="12"/>
        </w:numPr>
        <w:spacing w:after="0" w:line="360" w:lineRule="auto"/>
        <w:rPr>
          <w:rFonts w:ascii="Times New Roman" w:eastAsia="Times New Roman" w:hAnsi="Times New Roman" w:cs="Times New Roman"/>
          <w:color w:val="auto"/>
          <w:kern w:val="0"/>
          <w:sz w:val="28"/>
          <w:szCs w:val="28"/>
          <w14:ligatures w14:val="none"/>
        </w:rPr>
      </w:pPr>
      <w:r w:rsidRPr="00680C6E">
        <w:rPr>
          <w:rFonts w:ascii="Times New Roman" w:eastAsia="Times New Roman" w:hAnsi="Times New Roman" w:cs="Times New Roman"/>
          <w:color w:val="auto"/>
          <w:kern w:val="0"/>
          <w:sz w:val="28"/>
          <w:szCs w:val="28"/>
          <w14:ligatures w14:val="none"/>
        </w:rPr>
        <w:t xml:space="preserve">Online doctor consultation </w:t>
      </w:r>
    </w:p>
    <w:p w14:paraId="104FB9E3" w14:textId="2C05714A" w:rsidR="00680C6E" w:rsidRPr="00680C6E" w:rsidRDefault="00680C6E" w:rsidP="00680C6E">
      <w:pPr>
        <w:pStyle w:val="ListParagraph"/>
        <w:numPr>
          <w:ilvl w:val="0"/>
          <w:numId w:val="12"/>
        </w:numPr>
        <w:spacing w:after="0" w:line="360" w:lineRule="auto"/>
        <w:rPr>
          <w:rFonts w:ascii="Times New Roman" w:eastAsia="Times New Roman" w:hAnsi="Times New Roman" w:cs="Times New Roman"/>
          <w:color w:val="auto"/>
          <w:kern w:val="0"/>
          <w:sz w:val="28"/>
          <w:szCs w:val="28"/>
          <w14:ligatures w14:val="none"/>
        </w:rPr>
      </w:pPr>
      <w:r w:rsidRPr="00680C6E">
        <w:rPr>
          <w:rFonts w:ascii="Times New Roman" w:eastAsia="Times New Roman" w:hAnsi="Times New Roman" w:cs="Times New Roman"/>
          <w:color w:val="auto"/>
          <w:kern w:val="0"/>
          <w:sz w:val="28"/>
          <w:szCs w:val="28"/>
          <w14:ligatures w14:val="none"/>
        </w:rPr>
        <w:t xml:space="preserve">Appointment scheduling </w:t>
      </w:r>
    </w:p>
    <w:p w14:paraId="5D9AE226" w14:textId="67D7F03C" w:rsidR="00680C6E" w:rsidRPr="00680C6E" w:rsidRDefault="00680C6E" w:rsidP="00680C6E">
      <w:pPr>
        <w:pStyle w:val="ListParagraph"/>
        <w:numPr>
          <w:ilvl w:val="0"/>
          <w:numId w:val="12"/>
        </w:numPr>
        <w:spacing w:after="0" w:line="360" w:lineRule="auto"/>
        <w:rPr>
          <w:rFonts w:ascii="Times New Roman" w:eastAsia="Times New Roman" w:hAnsi="Times New Roman" w:cs="Times New Roman"/>
          <w:color w:val="auto"/>
          <w:kern w:val="0"/>
          <w:sz w:val="28"/>
          <w:szCs w:val="28"/>
          <w14:ligatures w14:val="none"/>
        </w:rPr>
      </w:pPr>
      <w:r w:rsidRPr="00680C6E">
        <w:rPr>
          <w:rFonts w:ascii="Times New Roman" w:eastAsia="Times New Roman" w:hAnsi="Times New Roman" w:cs="Times New Roman"/>
          <w:color w:val="auto"/>
          <w:kern w:val="0"/>
          <w:sz w:val="28"/>
          <w:szCs w:val="28"/>
          <w14:ligatures w14:val="none"/>
        </w:rPr>
        <w:t xml:space="preserve">Digital medical records </w:t>
      </w:r>
    </w:p>
    <w:p w14:paraId="19E2BDD9" w14:textId="291A8429" w:rsidR="00680C6E" w:rsidRPr="00680C6E" w:rsidRDefault="00680C6E" w:rsidP="00680C6E">
      <w:pPr>
        <w:pStyle w:val="ListParagraph"/>
        <w:numPr>
          <w:ilvl w:val="0"/>
          <w:numId w:val="12"/>
        </w:numPr>
        <w:spacing w:after="0" w:line="360" w:lineRule="auto"/>
        <w:rPr>
          <w:rFonts w:ascii="Times New Roman" w:eastAsia="Times New Roman" w:hAnsi="Times New Roman" w:cs="Times New Roman"/>
          <w:color w:val="auto"/>
          <w:kern w:val="0"/>
          <w:sz w:val="28"/>
          <w:szCs w:val="28"/>
          <w14:ligatures w14:val="none"/>
        </w:rPr>
      </w:pPr>
      <w:r w:rsidRPr="00680C6E">
        <w:rPr>
          <w:rFonts w:ascii="Times New Roman" w:eastAsia="Times New Roman" w:hAnsi="Times New Roman" w:cs="Times New Roman"/>
          <w:color w:val="auto"/>
          <w:kern w:val="0"/>
          <w:sz w:val="28"/>
          <w:szCs w:val="28"/>
          <w14:ligatures w14:val="none"/>
        </w:rPr>
        <w:t xml:space="preserve">Payment integration </w:t>
      </w:r>
    </w:p>
    <w:p w14:paraId="2A99F2D8" w14:textId="794CD369" w:rsidR="00680C6E" w:rsidRPr="00680C6E" w:rsidRDefault="00680C6E" w:rsidP="00680C6E">
      <w:pPr>
        <w:pStyle w:val="ListParagraph"/>
        <w:numPr>
          <w:ilvl w:val="0"/>
          <w:numId w:val="12"/>
        </w:numPr>
        <w:spacing w:after="0" w:line="360" w:lineRule="auto"/>
        <w:rPr>
          <w:rFonts w:ascii="Times New Roman" w:eastAsia="Times New Roman" w:hAnsi="Times New Roman" w:cs="Times New Roman"/>
          <w:color w:val="auto"/>
          <w:kern w:val="0"/>
          <w:sz w:val="28"/>
          <w:szCs w:val="28"/>
          <w14:ligatures w14:val="none"/>
        </w:rPr>
      </w:pPr>
      <w:r w:rsidRPr="00680C6E">
        <w:rPr>
          <w:rFonts w:ascii="Times New Roman" w:eastAsia="Times New Roman" w:hAnsi="Times New Roman" w:cs="Times New Roman"/>
          <w:color w:val="auto"/>
          <w:kern w:val="0"/>
          <w:sz w:val="28"/>
          <w:szCs w:val="28"/>
          <w14:ligatures w14:val="none"/>
        </w:rPr>
        <w:t xml:space="preserve">Doctor reviews and ratings </w:t>
      </w:r>
    </w:p>
    <w:p w14:paraId="39344165" w14:textId="6DDA7A4D" w:rsidR="00680C6E" w:rsidRPr="002C158E" w:rsidRDefault="00680C6E" w:rsidP="00680C6E">
      <w:pPr>
        <w:pStyle w:val="NormalWeb"/>
        <w:numPr>
          <w:ilvl w:val="0"/>
          <w:numId w:val="12"/>
        </w:numPr>
        <w:spacing w:line="360" w:lineRule="auto"/>
        <w:rPr>
          <w:b/>
          <w:bCs/>
          <w:sz w:val="28"/>
          <w:szCs w:val="28"/>
        </w:rPr>
      </w:pPr>
      <w:r w:rsidRPr="00680C6E">
        <w:rPr>
          <w:sz w:val="28"/>
          <w:szCs w:val="28"/>
        </w:rPr>
        <w:t>Mobile and web access</w:t>
      </w:r>
    </w:p>
    <w:p w14:paraId="75AC4730" w14:textId="77777777" w:rsidR="002C158E" w:rsidRDefault="002C158E" w:rsidP="002C158E">
      <w:pPr>
        <w:pStyle w:val="NormalWeb"/>
        <w:spacing w:line="360" w:lineRule="auto"/>
        <w:ind w:left="720"/>
        <w:rPr>
          <w:b/>
          <w:bCs/>
          <w:sz w:val="28"/>
          <w:szCs w:val="28"/>
        </w:rPr>
      </w:pPr>
    </w:p>
    <w:p w14:paraId="09457626" w14:textId="77777777" w:rsidR="00964ADB" w:rsidRPr="002C158E" w:rsidRDefault="00964ADB" w:rsidP="002C158E">
      <w:pPr>
        <w:pStyle w:val="NormalWeb"/>
        <w:spacing w:line="360" w:lineRule="auto"/>
        <w:ind w:left="720"/>
        <w:rPr>
          <w:b/>
          <w:bCs/>
          <w:sz w:val="28"/>
          <w:szCs w:val="28"/>
        </w:rPr>
      </w:pPr>
    </w:p>
    <w:p w14:paraId="7BD7EF1F" w14:textId="576EB05B" w:rsidR="002C158E" w:rsidRDefault="002C158E" w:rsidP="002C158E">
      <w:pPr>
        <w:pStyle w:val="NormalWeb"/>
        <w:numPr>
          <w:ilvl w:val="0"/>
          <w:numId w:val="13"/>
        </w:numPr>
        <w:spacing w:line="360" w:lineRule="auto"/>
        <w:rPr>
          <w:b/>
          <w:bCs/>
          <w:sz w:val="28"/>
          <w:szCs w:val="28"/>
        </w:rPr>
      </w:pPr>
      <w:r w:rsidRPr="002C158E">
        <w:rPr>
          <w:b/>
          <w:bCs/>
          <w:sz w:val="28"/>
          <w:szCs w:val="28"/>
        </w:rPr>
        <w:t>Development tools and environment</w:t>
      </w:r>
    </w:p>
    <w:p w14:paraId="6F6A6083" w14:textId="1C876470" w:rsidR="002C158E" w:rsidRPr="002C158E" w:rsidRDefault="002C158E" w:rsidP="002C158E">
      <w:pPr>
        <w:pStyle w:val="ListParagraph"/>
        <w:numPr>
          <w:ilvl w:val="1"/>
          <w:numId w:val="16"/>
        </w:numPr>
        <w:spacing w:after="0" w:line="360" w:lineRule="auto"/>
        <w:rPr>
          <w:rFonts w:ascii="Times New Roman" w:eastAsia="Times New Roman" w:hAnsi="Times New Roman" w:cs="Times New Roman"/>
          <w:color w:val="auto"/>
          <w:kern w:val="0"/>
          <w:sz w:val="28"/>
          <w:szCs w:val="28"/>
          <w14:ligatures w14:val="none"/>
        </w:rPr>
      </w:pPr>
      <w:r w:rsidRPr="002C158E">
        <w:rPr>
          <w:rFonts w:ascii="Times New Roman" w:eastAsia="Times New Roman" w:hAnsi="Times New Roman" w:cs="Times New Roman"/>
          <w:b/>
          <w:bCs/>
          <w:color w:val="auto"/>
          <w:kern w:val="0"/>
          <w:sz w:val="28"/>
          <w:szCs w:val="28"/>
          <w14:ligatures w14:val="none"/>
        </w:rPr>
        <w:t>Frontend:</w:t>
      </w:r>
      <w:r w:rsidRPr="002C158E">
        <w:rPr>
          <w:rFonts w:ascii="Times New Roman" w:eastAsia="Times New Roman" w:hAnsi="Times New Roman" w:cs="Times New Roman"/>
          <w:color w:val="auto"/>
          <w:kern w:val="0"/>
          <w:sz w:val="28"/>
          <w:szCs w:val="28"/>
          <w14:ligatures w14:val="none"/>
        </w:rPr>
        <w:t xml:space="preserve"> HTML, CSS, JavaScript, React </w:t>
      </w:r>
    </w:p>
    <w:p w14:paraId="5F05774D" w14:textId="1A667A7F" w:rsidR="002C158E" w:rsidRPr="002C158E" w:rsidRDefault="002C158E" w:rsidP="002C158E">
      <w:pPr>
        <w:pStyle w:val="ListParagraph"/>
        <w:numPr>
          <w:ilvl w:val="1"/>
          <w:numId w:val="16"/>
        </w:numPr>
        <w:spacing w:after="0" w:line="360" w:lineRule="auto"/>
        <w:rPr>
          <w:rFonts w:ascii="Times New Roman" w:eastAsia="Times New Roman" w:hAnsi="Times New Roman" w:cs="Times New Roman"/>
          <w:color w:val="auto"/>
          <w:kern w:val="0"/>
          <w:sz w:val="28"/>
          <w:szCs w:val="28"/>
          <w14:ligatures w14:val="none"/>
        </w:rPr>
      </w:pPr>
      <w:r w:rsidRPr="002C158E">
        <w:rPr>
          <w:rFonts w:ascii="Times New Roman" w:eastAsia="Times New Roman" w:hAnsi="Times New Roman" w:cs="Times New Roman"/>
          <w:b/>
          <w:bCs/>
          <w:color w:val="auto"/>
          <w:kern w:val="0"/>
          <w:sz w:val="28"/>
          <w:szCs w:val="28"/>
          <w14:ligatures w14:val="none"/>
        </w:rPr>
        <w:t>Backend:</w:t>
      </w:r>
      <w:r w:rsidRPr="002C158E">
        <w:rPr>
          <w:rFonts w:ascii="Times New Roman" w:eastAsia="Times New Roman" w:hAnsi="Times New Roman" w:cs="Times New Roman"/>
          <w:color w:val="auto"/>
          <w:kern w:val="0"/>
          <w:sz w:val="28"/>
          <w:szCs w:val="28"/>
          <w14:ligatures w14:val="none"/>
        </w:rPr>
        <w:t xml:space="preserve"> Java, Node.js </w:t>
      </w:r>
    </w:p>
    <w:p w14:paraId="6FBEAC99" w14:textId="574CC9C5" w:rsidR="002C158E" w:rsidRPr="002C158E" w:rsidRDefault="002C158E" w:rsidP="002C158E">
      <w:pPr>
        <w:pStyle w:val="ListParagraph"/>
        <w:numPr>
          <w:ilvl w:val="1"/>
          <w:numId w:val="16"/>
        </w:numPr>
        <w:spacing w:after="0" w:line="360" w:lineRule="auto"/>
        <w:rPr>
          <w:rFonts w:ascii="Times New Roman" w:eastAsia="Times New Roman" w:hAnsi="Times New Roman" w:cs="Times New Roman"/>
          <w:color w:val="auto"/>
          <w:kern w:val="0"/>
          <w:sz w:val="28"/>
          <w:szCs w:val="28"/>
          <w14:ligatures w14:val="none"/>
        </w:rPr>
      </w:pPr>
      <w:r w:rsidRPr="002C158E">
        <w:rPr>
          <w:rFonts w:ascii="Times New Roman" w:eastAsia="Times New Roman" w:hAnsi="Times New Roman" w:cs="Times New Roman"/>
          <w:b/>
          <w:bCs/>
          <w:color w:val="auto"/>
          <w:kern w:val="0"/>
          <w:sz w:val="28"/>
          <w:szCs w:val="28"/>
          <w14:ligatures w14:val="none"/>
        </w:rPr>
        <w:t>Database:</w:t>
      </w:r>
      <w:r w:rsidRPr="002C158E">
        <w:rPr>
          <w:rFonts w:ascii="Times New Roman" w:eastAsia="Times New Roman" w:hAnsi="Times New Roman" w:cs="Times New Roman"/>
          <w:color w:val="auto"/>
          <w:kern w:val="0"/>
          <w:sz w:val="28"/>
          <w:szCs w:val="28"/>
          <w14:ligatures w14:val="none"/>
        </w:rPr>
        <w:t xml:space="preserve"> MySQL </w:t>
      </w:r>
    </w:p>
    <w:p w14:paraId="00F04B71" w14:textId="748F3DB9" w:rsidR="002C158E" w:rsidRPr="002C158E" w:rsidRDefault="002C158E" w:rsidP="002C158E">
      <w:pPr>
        <w:pStyle w:val="ListParagraph"/>
        <w:numPr>
          <w:ilvl w:val="1"/>
          <w:numId w:val="16"/>
        </w:numPr>
        <w:spacing w:after="0" w:line="360" w:lineRule="auto"/>
        <w:rPr>
          <w:rFonts w:ascii="Times New Roman" w:eastAsia="Times New Roman" w:hAnsi="Times New Roman" w:cs="Times New Roman"/>
          <w:color w:val="auto"/>
          <w:kern w:val="0"/>
          <w:sz w:val="28"/>
          <w:szCs w:val="28"/>
          <w14:ligatures w14:val="none"/>
        </w:rPr>
      </w:pPr>
      <w:r w:rsidRPr="002C158E">
        <w:rPr>
          <w:rFonts w:ascii="Times New Roman" w:eastAsia="Times New Roman" w:hAnsi="Times New Roman" w:cs="Times New Roman"/>
          <w:b/>
          <w:bCs/>
          <w:color w:val="auto"/>
          <w:kern w:val="0"/>
          <w:sz w:val="28"/>
          <w:szCs w:val="28"/>
          <w14:ligatures w14:val="none"/>
        </w:rPr>
        <w:t>Platform:</w:t>
      </w:r>
      <w:r w:rsidRPr="002C158E">
        <w:rPr>
          <w:rFonts w:ascii="Times New Roman" w:eastAsia="Times New Roman" w:hAnsi="Times New Roman" w:cs="Times New Roman"/>
          <w:color w:val="auto"/>
          <w:kern w:val="0"/>
          <w:sz w:val="28"/>
          <w:szCs w:val="28"/>
          <w14:ligatures w14:val="none"/>
        </w:rPr>
        <w:t xml:space="preserve"> Web &amp; Mobile (Android, iOS) </w:t>
      </w:r>
    </w:p>
    <w:p w14:paraId="05ABC640" w14:textId="498D2AD6" w:rsidR="002C158E" w:rsidRPr="002D49B3" w:rsidRDefault="002C158E" w:rsidP="002C158E">
      <w:pPr>
        <w:pStyle w:val="NormalWeb"/>
        <w:numPr>
          <w:ilvl w:val="1"/>
          <w:numId w:val="16"/>
        </w:numPr>
        <w:spacing w:line="360" w:lineRule="auto"/>
        <w:rPr>
          <w:b/>
          <w:bCs/>
          <w:sz w:val="28"/>
          <w:szCs w:val="28"/>
        </w:rPr>
      </w:pPr>
      <w:r w:rsidRPr="002C158E">
        <w:rPr>
          <w:b/>
          <w:bCs/>
          <w:sz w:val="28"/>
          <w:szCs w:val="28"/>
        </w:rPr>
        <w:t>Cloud Services:</w:t>
      </w:r>
      <w:r w:rsidRPr="002C158E">
        <w:rPr>
          <w:sz w:val="28"/>
          <w:szCs w:val="28"/>
        </w:rPr>
        <w:t xml:space="preserve"> AWS</w:t>
      </w:r>
    </w:p>
    <w:p w14:paraId="7CDB9FA6" w14:textId="77777777" w:rsidR="002D49B3" w:rsidRPr="002C158E" w:rsidRDefault="002D49B3" w:rsidP="002D49B3">
      <w:pPr>
        <w:pStyle w:val="NormalWeb"/>
        <w:spacing w:line="360" w:lineRule="auto"/>
        <w:ind w:left="720"/>
        <w:rPr>
          <w:b/>
          <w:bCs/>
          <w:sz w:val="28"/>
          <w:szCs w:val="28"/>
        </w:rPr>
      </w:pPr>
    </w:p>
    <w:p w14:paraId="5993A708" w14:textId="11C2FF78" w:rsidR="00680C6E" w:rsidRDefault="002C158E" w:rsidP="002C158E">
      <w:pPr>
        <w:spacing w:line="360" w:lineRule="auto"/>
        <w:rPr>
          <w:rFonts w:ascii="Times New Roman" w:hAnsi="Times New Roman" w:cs="Times New Roman"/>
          <w:b/>
          <w:bCs/>
          <w:sz w:val="28"/>
          <w:szCs w:val="28"/>
        </w:rPr>
      </w:pPr>
      <w:r w:rsidRPr="002C158E">
        <w:rPr>
          <w:rFonts w:ascii="Times New Roman" w:hAnsi="Times New Roman" w:cs="Times New Roman"/>
          <w:b/>
          <w:bCs/>
          <w:sz w:val="28"/>
          <w:szCs w:val="28"/>
        </w:rPr>
        <w:t>2.0 REVIEW OF THE GOOD FEATURES</w:t>
      </w:r>
    </w:p>
    <w:p w14:paraId="51898049" w14:textId="66801ACB" w:rsidR="002C158E" w:rsidRPr="002C158E" w:rsidRDefault="002C158E" w:rsidP="002D49B3">
      <w:pPr>
        <w:pStyle w:val="ListParagraph"/>
        <w:numPr>
          <w:ilvl w:val="0"/>
          <w:numId w:val="19"/>
        </w:numPr>
        <w:spacing w:line="360" w:lineRule="auto"/>
        <w:rPr>
          <w:rFonts w:ascii="Times New Roman" w:hAnsi="Times New Roman" w:cs="Times New Roman"/>
          <w:sz w:val="28"/>
          <w:szCs w:val="28"/>
        </w:rPr>
      </w:pPr>
      <w:r w:rsidRPr="002C158E">
        <w:rPr>
          <w:rFonts w:ascii="Times New Roman" w:hAnsi="Times New Roman" w:cs="Times New Roman"/>
          <w:sz w:val="28"/>
          <w:szCs w:val="28"/>
        </w:rPr>
        <w:t xml:space="preserve">Easy access to healthcare services </w:t>
      </w:r>
    </w:p>
    <w:p w14:paraId="230B4770" w14:textId="25886DAF" w:rsidR="002C158E" w:rsidRPr="002C158E" w:rsidRDefault="002C158E" w:rsidP="002D49B3">
      <w:pPr>
        <w:pStyle w:val="ListParagraph"/>
        <w:numPr>
          <w:ilvl w:val="0"/>
          <w:numId w:val="19"/>
        </w:numPr>
        <w:spacing w:line="360" w:lineRule="auto"/>
        <w:rPr>
          <w:rFonts w:ascii="Times New Roman" w:hAnsi="Times New Roman" w:cs="Times New Roman"/>
          <w:sz w:val="28"/>
          <w:szCs w:val="28"/>
        </w:rPr>
      </w:pPr>
      <w:r w:rsidRPr="002C158E">
        <w:rPr>
          <w:rFonts w:ascii="Times New Roman" w:hAnsi="Times New Roman" w:cs="Times New Roman"/>
          <w:sz w:val="28"/>
          <w:szCs w:val="28"/>
        </w:rPr>
        <w:t xml:space="preserve">Saves time (no long hospital queues) </w:t>
      </w:r>
    </w:p>
    <w:p w14:paraId="02C06224" w14:textId="6BD0D4F0" w:rsidR="002C158E" w:rsidRPr="002C158E" w:rsidRDefault="002C158E" w:rsidP="002D49B3">
      <w:pPr>
        <w:pStyle w:val="ListParagraph"/>
        <w:numPr>
          <w:ilvl w:val="0"/>
          <w:numId w:val="19"/>
        </w:numPr>
        <w:spacing w:line="360" w:lineRule="auto"/>
        <w:rPr>
          <w:rFonts w:ascii="Times New Roman" w:hAnsi="Times New Roman" w:cs="Times New Roman"/>
          <w:sz w:val="28"/>
          <w:szCs w:val="28"/>
        </w:rPr>
      </w:pPr>
      <w:r w:rsidRPr="002C158E">
        <w:rPr>
          <w:rFonts w:ascii="Times New Roman" w:hAnsi="Times New Roman" w:cs="Times New Roman"/>
          <w:sz w:val="28"/>
          <w:szCs w:val="28"/>
        </w:rPr>
        <w:t xml:space="preserve">Supports remote consultation </w:t>
      </w:r>
    </w:p>
    <w:p w14:paraId="2981B960" w14:textId="79B771F2" w:rsidR="002C158E" w:rsidRPr="002C158E" w:rsidRDefault="002C158E" w:rsidP="002D49B3">
      <w:pPr>
        <w:pStyle w:val="ListParagraph"/>
        <w:numPr>
          <w:ilvl w:val="0"/>
          <w:numId w:val="19"/>
        </w:numPr>
        <w:spacing w:line="360" w:lineRule="auto"/>
        <w:rPr>
          <w:rFonts w:ascii="Times New Roman" w:hAnsi="Times New Roman" w:cs="Times New Roman"/>
          <w:sz w:val="28"/>
          <w:szCs w:val="28"/>
        </w:rPr>
      </w:pPr>
      <w:r w:rsidRPr="002C158E">
        <w:rPr>
          <w:rFonts w:ascii="Times New Roman" w:hAnsi="Times New Roman" w:cs="Times New Roman"/>
          <w:sz w:val="28"/>
          <w:szCs w:val="28"/>
        </w:rPr>
        <w:lastRenderedPageBreak/>
        <w:t xml:space="preserve">Secure storage of medical records </w:t>
      </w:r>
    </w:p>
    <w:p w14:paraId="70B1577D" w14:textId="754764EE" w:rsidR="002C158E" w:rsidRPr="002C158E" w:rsidRDefault="002C158E" w:rsidP="002D49B3">
      <w:pPr>
        <w:pStyle w:val="ListParagraph"/>
        <w:numPr>
          <w:ilvl w:val="0"/>
          <w:numId w:val="19"/>
        </w:numPr>
        <w:spacing w:line="360" w:lineRule="auto"/>
        <w:rPr>
          <w:rFonts w:ascii="Times New Roman" w:hAnsi="Times New Roman" w:cs="Times New Roman"/>
          <w:sz w:val="28"/>
          <w:szCs w:val="28"/>
        </w:rPr>
      </w:pPr>
      <w:r w:rsidRPr="002C158E">
        <w:rPr>
          <w:rFonts w:ascii="Times New Roman" w:hAnsi="Times New Roman" w:cs="Times New Roman"/>
          <w:sz w:val="28"/>
          <w:szCs w:val="28"/>
        </w:rPr>
        <w:t xml:space="preserve">User-friendly interface </w:t>
      </w:r>
    </w:p>
    <w:p w14:paraId="05788689" w14:textId="22928695" w:rsidR="002C158E" w:rsidRDefault="002C158E" w:rsidP="002D49B3">
      <w:pPr>
        <w:pStyle w:val="ListParagraph"/>
        <w:numPr>
          <w:ilvl w:val="0"/>
          <w:numId w:val="19"/>
        </w:numPr>
        <w:spacing w:line="360" w:lineRule="auto"/>
        <w:rPr>
          <w:rFonts w:ascii="Times New Roman" w:hAnsi="Times New Roman" w:cs="Times New Roman"/>
          <w:sz w:val="28"/>
          <w:szCs w:val="28"/>
        </w:rPr>
      </w:pPr>
      <w:r w:rsidRPr="002D49B3">
        <w:rPr>
          <w:rFonts w:ascii="Times New Roman" w:hAnsi="Times New Roman" w:cs="Times New Roman"/>
          <w:sz w:val="28"/>
          <w:szCs w:val="28"/>
        </w:rPr>
        <w:t>Multi-platform accessibility</w:t>
      </w:r>
    </w:p>
    <w:p w14:paraId="6296FF2F" w14:textId="77777777" w:rsidR="002D49B3" w:rsidRDefault="002D49B3" w:rsidP="002D49B3">
      <w:pPr>
        <w:pStyle w:val="ListParagraph"/>
        <w:spacing w:line="360" w:lineRule="auto"/>
        <w:rPr>
          <w:rFonts w:ascii="Times New Roman" w:hAnsi="Times New Roman" w:cs="Times New Roman"/>
          <w:sz w:val="28"/>
          <w:szCs w:val="28"/>
        </w:rPr>
      </w:pPr>
    </w:p>
    <w:p w14:paraId="0CD5E25C" w14:textId="77777777" w:rsidR="002D49B3" w:rsidRDefault="002D49B3" w:rsidP="002D49B3">
      <w:pPr>
        <w:pStyle w:val="ListParagraph"/>
        <w:spacing w:line="360" w:lineRule="auto"/>
        <w:rPr>
          <w:rFonts w:ascii="Times New Roman" w:hAnsi="Times New Roman" w:cs="Times New Roman"/>
          <w:sz w:val="28"/>
          <w:szCs w:val="28"/>
        </w:rPr>
      </w:pPr>
    </w:p>
    <w:p w14:paraId="7C01A718" w14:textId="41BA8FFD" w:rsidR="002D49B3" w:rsidRDefault="002D49B3" w:rsidP="002D49B3">
      <w:pPr>
        <w:spacing w:line="360" w:lineRule="auto"/>
        <w:rPr>
          <w:rFonts w:ascii="Times New Roman" w:hAnsi="Times New Roman" w:cs="Times New Roman"/>
          <w:b/>
          <w:bCs/>
          <w:sz w:val="28"/>
          <w:szCs w:val="28"/>
        </w:rPr>
      </w:pPr>
      <w:r w:rsidRPr="002D49B3">
        <w:rPr>
          <w:rFonts w:ascii="Times New Roman" w:hAnsi="Times New Roman" w:cs="Times New Roman"/>
          <w:b/>
          <w:bCs/>
          <w:sz w:val="28"/>
          <w:szCs w:val="28"/>
        </w:rPr>
        <w:t>3.0 REVIEW OF THE BAD FEATURES</w:t>
      </w:r>
    </w:p>
    <w:p w14:paraId="07FA57C0" w14:textId="341F3A35" w:rsidR="002D49B3" w:rsidRPr="002D49B3" w:rsidRDefault="002D49B3" w:rsidP="002D49B3">
      <w:pPr>
        <w:pStyle w:val="ListParagraph"/>
        <w:numPr>
          <w:ilvl w:val="0"/>
          <w:numId w:val="20"/>
        </w:numPr>
        <w:spacing w:line="360" w:lineRule="auto"/>
        <w:rPr>
          <w:rFonts w:ascii="Times New Roman" w:hAnsi="Times New Roman" w:cs="Times New Roman"/>
          <w:sz w:val="28"/>
          <w:szCs w:val="28"/>
        </w:rPr>
      </w:pPr>
      <w:r w:rsidRPr="002D49B3">
        <w:rPr>
          <w:rFonts w:ascii="Times New Roman" w:hAnsi="Times New Roman" w:cs="Times New Roman"/>
          <w:sz w:val="28"/>
          <w:szCs w:val="28"/>
        </w:rPr>
        <w:t xml:space="preserve">Requires stable internet connection </w:t>
      </w:r>
    </w:p>
    <w:p w14:paraId="2A051F18" w14:textId="6C450D7A" w:rsidR="002D49B3" w:rsidRPr="002D49B3" w:rsidRDefault="002D49B3" w:rsidP="002D49B3">
      <w:pPr>
        <w:pStyle w:val="ListParagraph"/>
        <w:numPr>
          <w:ilvl w:val="0"/>
          <w:numId w:val="20"/>
        </w:numPr>
        <w:spacing w:line="360" w:lineRule="auto"/>
        <w:rPr>
          <w:rFonts w:ascii="Times New Roman" w:hAnsi="Times New Roman" w:cs="Times New Roman"/>
          <w:sz w:val="28"/>
          <w:szCs w:val="28"/>
        </w:rPr>
      </w:pPr>
      <w:r w:rsidRPr="002D49B3">
        <w:rPr>
          <w:rFonts w:ascii="Times New Roman" w:hAnsi="Times New Roman" w:cs="Times New Roman"/>
          <w:sz w:val="28"/>
          <w:szCs w:val="28"/>
        </w:rPr>
        <w:t xml:space="preserve">Some features require payment </w:t>
      </w:r>
    </w:p>
    <w:p w14:paraId="218693FE" w14:textId="3F9E81AC" w:rsidR="002D49B3" w:rsidRPr="002D49B3" w:rsidRDefault="002D49B3" w:rsidP="002D49B3">
      <w:pPr>
        <w:pStyle w:val="ListParagraph"/>
        <w:numPr>
          <w:ilvl w:val="0"/>
          <w:numId w:val="20"/>
        </w:numPr>
        <w:spacing w:line="360" w:lineRule="auto"/>
        <w:rPr>
          <w:rFonts w:ascii="Times New Roman" w:hAnsi="Times New Roman" w:cs="Times New Roman"/>
          <w:sz w:val="28"/>
          <w:szCs w:val="28"/>
        </w:rPr>
      </w:pPr>
      <w:r w:rsidRPr="002D49B3">
        <w:rPr>
          <w:rFonts w:ascii="Times New Roman" w:hAnsi="Times New Roman" w:cs="Times New Roman"/>
          <w:sz w:val="28"/>
          <w:szCs w:val="28"/>
        </w:rPr>
        <w:t xml:space="preserve">Not suitable for emergency situations </w:t>
      </w:r>
    </w:p>
    <w:p w14:paraId="42E83A8F" w14:textId="18C4DAA2" w:rsidR="002D49B3" w:rsidRPr="002D49B3" w:rsidRDefault="002D49B3" w:rsidP="002D49B3">
      <w:pPr>
        <w:pStyle w:val="ListParagraph"/>
        <w:numPr>
          <w:ilvl w:val="0"/>
          <w:numId w:val="20"/>
        </w:numPr>
        <w:spacing w:line="360" w:lineRule="auto"/>
        <w:rPr>
          <w:rFonts w:ascii="Times New Roman" w:hAnsi="Times New Roman" w:cs="Times New Roman"/>
          <w:sz w:val="28"/>
          <w:szCs w:val="28"/>
        </w:rPr>
      </w:pPr>
      <w:r w:rsidRPr="002D49B3">
        <w:rPr>
          <w:rFonts w:ascii="Times New Roman" w:hAnsi="Times New Roman" w:cs="Times New Roman"/>
          <w:sz w:val="28"/>
          <w:szCs w:val="28"/>
        </w:rPr>
        <w:t xml:space="preserve">Limited availability of doctors in some regions </w:t>
      </w:r>
    </w:p>
    <w:p w14:paraId="301BE2A1" w14:textId="6BEA63E8" w:rsidR="002D49B3" w:rsidRDefault="002D49B3" w:rsidP="002D49B3">
      <w:pPr>
        <w:pStyle w:val="ListParagraph"/>
        <w:numPr>
          <w:ilvl w:val="0"/>
          <w:numId w:val="20"/>
        </w:numPr>
        <w:spacing w:line="360" w:lineRule="auto"/>
        <w:rPr>
          <w:rFonts w:ascii="Times New Roman" w:hAnsi="Times New Roman" w:cs="Times New Roman"/>
          <w:sz w:val="28"/>
          <w:szCs w:val="28"/>
        </w:rPr>
      </w:pPr>
      <w:r w:rsidRPr="002D49B3">
        <w:rPr>
          <w:rFonts w:ascii="Times New Roman" w:hAnsi="Times New Roman" w:cs="Times New Roman"/>
          <w:sz w:val="28"/>
          <w:szCs w:val="28"/>
        </w:rPr>
        <w:t>Data privacy concerns</w:t>
      </w:r>
    </w:p>
    <w:p w14:paraId="63E3559E" w14:textId="77777777" w:rsidR="002D49B3" w:rsidRDefault="002D49B3" w:rsidP="002D49B3">
      <w:pPr>
        <w:pStyle w:val="ListParagraph"/>
        <w:spacing w:line="360" w:lineRule="auto"/>
        <w:rPr>
          <w:rFonts w:ascii="Times New Roman" w:hAnsi="Times New Roman" w:cs="Times New Roman"/>
          <w:sz w:val="28"/>
          <w:szCs w:val="28"/>
        </w:rPr>
      </w:pPr>
    </w:p>
    <w:p w14:paraId="14BD1A24" w14:textId="77777777" w:rsidR="002D49B3" w:rsidRDefault="002D49B3" w:rsidP="002D49B3">
      <w:pPr>
        <w:pStyle w:val="ListParagraph"/>
        <w:spacing w:line="360" w:lineRule="auto"/>
        <w:rPr>
          <w:rFonts w:ascii="Times New Roman" w:hAnsi="Times New Roman" w:cs="Times New Roman"/>
          <w:sz w:val="28"/>
          <w:szCs w:val="28"/>
        </w:rPr>
      </w:pPr>
    </w:p>
    <w:p w14:paraId="07702367" w14:textId="11A5EE01" w:rsidR="002D49B3" w:rsidRPr="002D49B3" w:rsidRDefault="002D49B3" w:rsidP="002D49B3">
      <w:pPr>
        <w:spacing w:line="360" w:lineRule="auto"/>
        <w:rPr>
          <w:rFonts w:ascii="Times New Roman" w:hAnsi="Times New Roman" w:cs="Times New Roman"/>
          <w:b/>
          <w:bCs/>
          <w:sz w:val="28"/>
          <w:szCs w:val="28"/>
        </w:rPr>
      </w:pPr>
      <w:r w:rsidRPr="002D49B3">
        <w:rPr>
          <w:rFonts w:ascii="Times New Roman" w:hAnsi="Times New Roman" w:cs="Times New Roman"/>
          <w:b/>
          <w:bCs/>
          <w:sz w:val="28"/>
          <w:szCs w:val="28"/>
        </w:rPr>
        <w:t>4.0 SUMMARY OF THE SYSTEM REVIEW</w:t>
      </w:r>
    </w:p>
    <w:p w14:paraId="740AD5D9" w14:textId="77777777" w:rsidR="002D49B3" w:rsidRDefault="002D49B3" w:rsidP="002D49B3">
      <w:pPr>
        <w:pStyle w:val="ListParagraph"/>
        <w:spacing w:line="360" w:lineRule="auto"/>
        <w:rPr>
          <w:rFonts w:ascii="Times New Roman" w:hAnsi="Times New Roman" w:cs="Times New Roman"/>
          <w:sz w:val="28"/>
          <w:szCs w:val="28"/>
        </w:rPr>
      </w:pPr>
      <w:proofErr w:type="spellStart"/>
      <w:r w:rsidRPr="002D49B3">
        <w:rPr>
          <w:rFonts w:ascii="Times New Roman" w:hAnsi="Times New Roman" w:cs="Times New Roman"/>
          <w:sz w:val="28"/>
          <w:szCs w:val="28"/>
        </w:rPr>
        <w:t>Practo</w:t>
      </w:r>
      <w:proofErr w:type="spellEnd"/>
      <w:r w:rsidRPr="002D49B3">
        <w:rPr>
          <w:rFonts w:ascii="Times New Roman" w:hAnsi="Times New Roman" w:cs="Times New Roman"/>
          <w:sz w:val="28"/>
          <w:szCs w:val="28"/>
        </w:rPr>
        <w:t xml:space="preserve"> provides an efficient and modern solution for healthcare service delivery. It improves accessibility and convenience for patients while helping doctors manage their schedules effectively.</w:t>
      </w:r>
    </w:p>
    <w:p w14:paraId="18DB6249" w14:textId="77777777" w:rsidR="002D49B3" w:rsidRPr="002D49B3" w:rsidRDefault="002D49B3" w:rsidP="002D49B3">
      <w:pPr>
        <w:pStyle w:val="ListParagraph"/>
        <w:spacing w:line="360" w:lineRule="auto"/>
        <w:rPr>
          <w:rFonts w:ascii="Times New Roman" w:hAnsi="Times New Roman" w:cs="Times New Roman"/>
          <w:sz w:val="28"/>
          <w:szCs w:val="28"/>
        </w:rPr>
      </w:pPr>
    </w:p>
    <w:p w14:paraId="5EBAD5D7" w14:textId="77777777" w:rsidR="002D49B3" w:rsidRPr="002D49B3" w:rsidRDefault="002D49B3" w:rsidP="002D49B3">
      <w:pPr>
        <w:pStyle w:val="ListParagraph"/>
        <w:spacing w:line="360" w:lineRule="auto"/>
        <w:rPr>
          <w:rFonts w:ascii="Times New Roman" w:hAnsi="Times New Roman" w:cs="Times New Roman"/>
          <w:sz w:val="28"/>
          <w:szCs w:val="28"/>
        </w:rPr>
      </w:pPr>
      <w:r w:rsidRPr="002D49B3">
        <w:rPr>
          <w:rFonts w:ascii="Times New Roman" w:hAnsi="Times New Roman" w:cs="Times New Roman"/>
          <w:sz w:val="28"/>
          <w:szCs w:val="28"/>
        </w:rPr>
        <w:t>However, the system has limitations such as dependency on internet access and inability to handle emergency cases. These limitations highlight the need for improved features in future systems, such as offline capabilities and emergency response integration.</w:t>
      </w:r>
    </w:p>
    <w:p w14:paraId="6CE464C1" w14:textId="77777777" w:rsidR="002D49B3" w:rsidRPr="002D49B3" w:rsidRDefault="002D49B3" w:rsidP="002D49B3">
      <w:pPr>
        <w:pStyle w:val="ListParagraph"/>
        <w:spacing w:line="360" w:lineRule="auto"/>
        <w:rPr>
          <w:rFonts w:ascii="Times New Roman" w:hAnsi="Times New Roman" w:cs="Times New Roman"/>
          <w:sz w:val="28"/>
          <w:szCs w:val="28"/>
        </w:rPr>
      </w:pPr>
    </w:p>
    <w:p w14:paraId="3B45A8C3" w14:textId="77777777" w:rsidR="002C158E" w:rsidRPr="002C158E" w:rsidRDefault="002C158E" w:rsidP="002C158E">
      <w:pPr>
        <w:spacing w:line="360" w:lineRule="auto"/>
        <w:rPr>
          <w:rFonts w:ascii="Times New Roman" w:hAnsi="Times New Roman" w:cs="Times New Roman"/>
          <w:b/>
          <w:bCs/>
          <w:sz w:val="28"/>
          <w:szCs w:val="28"/>
        </w:rPr>
      </w:pPr>
    </w:p>
    <w:p w14:paraId="2E275BB8" w14:textId="77777777" w:rsidR="002C158E" w:rsidRPr="00680C6E" w:rsidRDefault="002C158E" w:rsidP="00680C6E">
      <w:pPr>
        <w:pStyle w:val="ListParagraph"/>
        <w:spacing w:line="360" w:lineRule="auto"/>
        <w:rPr>
          <w:rFonts w:ascii="Times New Roman" w:hAnsi="Times New Roman" w:cs="Times New Roman"/>
          <w:b/>
          <w:bCs/>
          <w:sz w:val="28"/>
          <w:szCs w:val="28"/>
        </w:rPr>
      </w:pPr>
    </w:p>
    <w:p w14:paraId="65116BCC" w14:textId="77777777" w:rsidR="00680C6E" w:rsidRPr="00680C6E" w:rsidRDefault="00680C6E" w:rsidP="00680C6E">
      <w:pPr>
        <w:spacing w:line="360" w:lineRule="auto"/>
        <w:rPr>
          <w:rFonts w:ascii="Times New Roman" w:hAnsi="Times New Roman" w:cs="Times New Roman"/>
          <w:b/>
          <w:bCs/>
          <w:sz w:val="28"/>
          <w:szCs w:val="28"/>
        </w:rPr>
      </w:pPr>
    </w:p>
    <w:p w14:paraId="7EC5E63D" w14:textId="5A70D850" w:rsidR="00945FA7" w:rsidRPr="00945FA7" w:rsidRDefault="00945FA7" w:rsidP="00945FA7">
      <w:pPr>
        <w:spacing w:line="360" w:lineRule="auto"/>
        <w:rPr>
          <w:rFonts w:ascii="Times New Roman" w:hAnsi="Times New Roman" w:cs="Times New Roman"/>
          <w:b/>
          <w:bCs/>
          <w:sz w:val="28"/>
          <w:szCs w:val="28"/>
        </w:rPr>
      </w:pPr>
      <w:r w:rsidRPr="00945FA7">
        <w:rPr>
          <w:rFonts w:ascii="Times New Roman" w:hAnsi="Times New Roman" w:cs="Times New Roman"/>
          <w:b/>
          <w:bCs/>
          <w:sz w:val="28"/>
          <w:szCs w:val="28"/>
        </w:rPr>
        <w:t>Review Of System 2:(m</w:t>
      </w:r>
      <w:r w:rsidR="003A57BA">
        <w:rPr>
          <w:rFonts w:ascii="Times New Roman" w:hAnsi="Times New Roman" w:cs="Times New Roman"/>
          <w:b/>
          <w:bCs/>
          <w:sz w:val="28"/>
          <w:szCs w:val="28"/>
        </w:rPr>
        <w:t>H</w:t>
      </w:r>
      <w:r w:rsidRPr="00945FA7">
        <w:rPr>
          <w:rFonts w:ascii="Times New Roman" w:hAnsi="Times New Roman" w:cs="Times New Roman"/>
          <w:b/>
          <w:bCs/>
          <w:sz w:val="28"/>
          <w:szCs w:val="28"/>
        </w:rPr>
        <w:t>ealth)</w:t>
      </w:r>
    </w:p>
    <w:p w14:paraId="7F73D184" w14:textId="7CB72E7F" w:rsidR="00945FA7" w:rsidRPr="00945FA7" w:rsidRDefault="00B02103" w:rsidP="00945FA7">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1.0 </w:t>
      </w:r>
      <w:r w:rsidR="00945FA7" w:rsidRPr="00945FA7">
        <w:rPr>
          <w:rFonts w:ascii="Times New Roman" w:hAnsi="Times New Roman" w:cs="Times New Roman"/>
          <w:b/>
          <w:bCs/>
          <w:sz w:val="28"/>
          <w:szCs w:val="28"/>
        </w:rPr>
        <w:t>DESCRIPTION OF THE SYSTEM</w:t>
      </w:r>
    </w:p>
    <w:p w14:paraId="045FF92C" w14:textId="2DC21FB3" w:rsidR="00945FA7" w:rsidRPr="00945FA7" w:rsidRDefault="00945FA7" w:rsidP="00945FA7">
      <w:pPr>
        <w:pStyle w:val="ListParagraph"/>
        <w:numPr>
          <w:ilvl w:val="0"/>
          <w:numId w:val="22"/>
        </w:numPr>
        <w:spacing w:line="360" w:lineRule="auto"/>
        <w:rPr>
          <w:rFonts w:ascii="Times New Roman" w:hAnsi="Times New Roman" w:cs="Times New Roman"/>
          <w:b/>
          <w:bCs/>
          <w:sz w:val="28"/>
          <w:szCs w:val="28"/>
        </w:rPr>
      </w:pPr>
      <w:r w:rsidRPr="00945FA7">
        <w:rPr>
          <w:rFonts w:ascii="Times New Roman" w:hAnsi="Times New Roman" w:cs="Times New Roman"/>
          <w:b/>
          <w:bCs/>
          <w:sz w:val="28"/>
          <w:szCs w:val="28"/>
        </w:rPr>
        <w:t xml:space="preserve">Overview Of </w:t>
      </w:r>
      <w:r w:rsidR="00B02103">
        <w:rPr>
          <w:rFonts w:ascii="Times New Roman" w:hAnsi="Times New Roman" w:cs="Times New Roman"/>
          <w:b/>
          <w:bCs/>
          <w:sz w:val="28"/>
          <w:szCs w:val="28"/>
        </w:rPr>
        <w:t>t</w:t>
      </w:r>
      <w:r w:rsidRPr="00945FA7">
        <w:rPr>
          <w:rFonts w:ascii="Times New Roman" w:hAnsi="Times New Roman" w:cs="Times New Roman"/>
          <w:b/>
          <w:bCs/>
          <w:sz w:val="28"/>
          <w:szCs w:val="28"/>
        </w:rPr>
        <w:t>he System</w:t>
      </w:r>
    </w:p>
    <w:p w14:paraId="48D54470" w14:textId="77777777" w:rsidR="00945FA7" w:rsidRPr="003A57BA" w:rsidRDefault="00945FA7" w:rsidP="003A57BA">
      <w:pPr>
        <w:pStyle w:val="NormalWeb"/>
        <w:spacing w:line="360" w:lineRule="auto"/>
        <w:rPr>
          <w:sz w:val="28"/>
          <w:szCs w:val="28"/>
        </w:rPr>
      </w:pPr>
      <w:r w:rsidRPr="003A57BA">
        <w:rPr>
          <w:rStyle w:val="whitespace-normal"/>
          <w:rFonts w:eastAsiaTheme="majorEastAsia"/>
          <w:sz w:val="28"/>
          <w:szCs w:val="28"/>
        </w:rPr>
        <w:t>mHealth</w:t>
      </w:r>
      <w:r w:rsidRPr="003A57BA">
        <w:rPr>
          <w:sz w:val="28"/>
          <w:szCs w:val="28"/>
        </w:rPr>
        <w:t xml:space="preserve"> (Mobile Health) refers to the use of mobile devices such as smartphones and tablets to deliver healthcare services and manage patient information. It enables caregivers and patients to access healthcare services remotely through mobile applications.</w:t>
      </w:r>
    </w:p>
    <w:p w14:paraId="38AF5B66" w14:textId="77777777" w:rsidR="00945FA7" w:rsidRPr="003A57BA" w:rsidRDefault="00945FA7" w:rsidP="003A57BA">
      <w:pPr>
        <w:pStyle w:val="NormalWeb"/>
        <w:spacing w:line="360" w:lineRule="auto"/>
        <w:rPr>
          <w:sz w:val="28"/>
          <w:szCs w:val="28"/>
        </w:rPr>
      </w:pPr>
      <w:r w:rsidRPr="003A57BA">
        <w:rPr>
          <w:sz w:val="28"/>
          <w:szCs w:val="28"/>
        </w:rPr>
        <w:t>mHealth systems are widely used for monitoring patient health, sending reminders, remote consultations, and improving communication between caregivers and patients.</w:t>
      </w:r>
    </w:p>
    <w:p w14:paraId="7639C3EC" w14:textId="77777777" w:rsidR="006C4CDC" w:rsidRPr="003A57BA" w:rsidRDefault="006C4CDC" w:rsidP="003A57BA">
      <w:pPr>
        <w:pStyle w:val="ListParagraph"/>
        <w:spacing w:line="360" w:lineRule="auto"/>
        <w:ind w:left="420"/>
        <w:rPr>
          <w:rFonts w:ascii="Times New Roman" w:hAnsi="Times New Roman" w:cs="Times New Roman"/>
          <w:b/>
          <w:bCs/>
          <w:sz w:val="28"/>
          <w:szCs w:val="28"/>
        </w:rPr>
      </w:pPr>
    </w:p>
    <w:p w14:paraId="04E3E998" w14:textId="77777777" w:rsidR="00680C6E" w:rsidRPr="006C4CDC" w:rsidRDefault="00680C6E" w:rsidP="006C4CDC">
      <w:pPr>
        <w:pStyle w:val="ListParagraph"/>
        <w:spacing w:line="360" w:lineRule="auto"/>
        <w:ind w:left="420"/>
        <w:rPr>
          <w:rFonts w:ascii="Times New Roman" w:hAnsi="Times New Roman" w:cs="Times New Roman"/>
          <w:b/>
          <w:bCs/>
          <w:sz w:val="28"/>
          <w:szCs w:val="28"/>
        </w:rPr>
      </w:pPr>
    </w:p>
    <w:p w14:paraId="026AD56A" w14:textId="2D68428E" w:rsidR="006C4CDC" w:rsidRDefault="003A57BA" w:rsidP="003A57BA">
      <w:pPr>
        <w:pStyle w:val="ListParagraph"/>
        <w:numPr>
          <w:ilvl w:val="0"/>
          <w:numId w:val="23"/>
        </w:numPr>
        <w:spacing w:line="360" w:lineRule="auto"/>
        <w:rPr>
          <w:rFonts w:ascii="Times New Roman" w:hAnsi="Times New Roman" w:cs="Times New Roman"/>
          <w:b/>
          <w:bCs/>
          <w:sz w:val="28"/>
          <w:szCs w:val="28"/>
        </w:rPr>
      </w:pPr>
      <w:r>
        <w:rPr>
          <w:rFonts w:ascii="Times New Roman" w:hAnsi="Times New Roman" w:cs="Times New Roman"/>
          <w:b/>
          <w:bCs/>
          <w:sz w:val="28"/>
          <w:szCs w:val="28"/>
        </w:rPr>
        <w:t>Models Of the System</w:t>
      </w:r>
    </w:p>
    <w:p w14:paraId="76F3EEB2" w14:textId="77777777" w:rsidR="003A57BA" w:rsidRDefault="003A57BA" w:rsidP="003A57BA">
      <w:pPr>
        <w:spacing w:line="360" w:lineRule="auto"/>
        <w:rPr>
          <w:rFonts w:ascii="Times New Roman" w:hAnsi="Times New Roman" w:cs="Times New Roman"/>
          <w:b/>
          <w:bCs/>
          <w:sz w:val="28"/>
          <w:szCs w:val="28"/>
        </w:rPr>
      </w:pPr>
    </w:p>
    <w:p w14:paraId="0C97A376" w14:textId="77777777" w:rsidR="003A57BA" w:rsidRDefault="003A57BA" w:rsidP="003A57BA">
      <w:pPr>
        <w:spacing w:line="360" w:lineRule="auto"/>
        <w:rPr>
          <w:rFonts w:ascii="Times New Roman" w:hAnsi="Times New Roman" w:cs="Times New Roman"/>
          <w:b/>
          <w:bCs/>
          <w:sz w:val="28"/>
          <w:szCs w:val="28"/>
        </w:rPr>
      </w:pPr>
    </w:p>
    <w:p w14:paraId="6C6E871E" w14:textId="77777777" w:rsidR="003A57BA" w:rsidRDefault="003A57BA" w:rsidP="003A57BA">
      <w:pPr>
        <w:spacing w:line="360" w:lineRule="auto"/>
        <w:rPr>
          <w:rFonts w:ascii="Times New Roman" w:hAnsi="Times New Roman" w:cs="Times New Roman"/>
          <w:b/>
          <w:bCs/>
          <w:sz w:val="28"/>
          <w:szCs w:val="28"/>
        </w:rPr>
      </w:pPr>
    </w:p>
    <w:p w14:paraId="7F4892B9" w14:textId="77777777" w:rsidR="003A57BA" w:rsidRDefault="003A57BA" w:rsidP="003A57BA">
      <w:pPr>
        <w:spacing w:line="360" w:lineRule="auto"/>
        <w:rPr>
          <w:rFonts w:ascii="Times New Roman" w:hAnsi="Times New Roman" w:cs="Times New Roman"/>
          <w:b/>
          <w:bCs/>
          <w:sz w:val="28"/>
          <w:szCs w:val="28"/>
        </w:rPr>
      </w:pPr>
    </w:p>
    <w:p w14:paraId="74FA5222" w14:textId="77777777" w:rsidR="003A57BA" w:rsidRDefault="003A57BA" w:rsidP="003A57BA">
      <w:pPr>
        <w:spacing w:line="360" w:lineRule="auto"/>
        <w:rPr>
          <w:rFonts w:ascii="Times New Roman" w:hAnsi="Times New Roman" w:cs="Times New Roman"/>
          <w:b/>
          <w:bCs/>
          <w:sz w:val="28"/>
          <w:szCs w:val="28"/>
        </w:rPr>
      </w:pPr>
    </w:p>
    <w:p w14:paraId="75A6CFEA" w14:textId="77777777" w:rsidR="003A57BA" w:rsidRDefault="003A57BA" w:rsidP="003A57BA">
      <w:pPr>
        <w:spacing w:line="360" w:lineRule="auto"/>
        <w:rPr>
          <w:rFonts w:ascii="Times New Roman" w:hAnsi="Times New Roman" w:cs="Times New Roman"/>
          <w:b/>
          <w:bCs/>
          <w:sz w:val="28"/>
          <w:szCs w:val="28"/>
        </w:rPr>
      </w:pPr>
    </w:p>
    <w:p w14:paraId="12B4E1C8" w14:textId="77777777" w:rsidR="003A57BA" w:rsidRDefault="003A57BA" w:rsidP="003A57BA">
      <w:pPr>
        <w:spacing w:line="360" w:lineRule="auto"/>
        <w:rPr>
          <w:rFonts w:ascii="Times New Roman" w:hAnsi="Times New Roman" w:cs="Times New Roman"/>
          <w:b/>
          <w:bCs/>
          <w:sz w:val="28"/>
          <w:szCs w:val="28"/>
        </w:rPr>
      </w:pPr>
    </w:p>
    <w:p w14:paraId="6B528B75" w14:textId="77777777" w:rsidR="003A57BA" w:rsidRDefault="003A57BA" w:rsidP="003A57BA">
      <w:pPr>
        <w:spacing w:line="360" w:lineRule="auto"/>
        <w:rPr>
          <w:rFonts w:ascii="Times New Roman" w:hAnsi="Times New Roman" w:cs="Times New Roman"/>
          <w:b/>
          <w:bCs/>
          <w:sz w:val="28"/>
          <w:szCs w:val="28"/>
        </w:rPr>
      </w:pPr>
    </w:p>
    <w:p w14:paraId="70B620C0" w14:textId="3326E71A" w:rsidR="003A57BA" w:rsidRPr="003A57BA" w:rsidRDefault="003A57BA" w:rsidP="003A57BA">
      <w:pPr>
        <w:pStyle w:val="ListParagraph"/>
        <w:numPr>
          <w:ilvl w:val="0"/>
          <w:numId w:val="34"/>
        </w:numPr>
        <w:spacing w:line="360" w:lineRule="auto"/>
        <w:rPr>
          <w:rFonts w:ascii="Times New Roman" w:hAnsi="Times New Roman" w:cs="Times New Roman"/>
          <w:b/>
          <w:bCs/>
          <w:sz w:val="28"/>
          <w:szCs w:val="28"/>
        </w:rPr>
      </w:pPr>
      <w:r w:rsidRPr="003A57BA">
        <w:rPr>
          <w:rFonts w:ascii="Times New Roman" w:hAnsi="Times New Roman" w:cs="Times New Roman"/>
          <w:b/>
          <w:bCs/>
          <w:sz w:val="28"/>
          <w:szCs w:val="28"/>
        </w:rPr>
        <w:t>Features Of the System</w:t>
      </w:r>
    </w:p>
    <w:p w14:paraId="3BF95E19" w14:textId="77777777" w:rsidR="003A57BA" w:rsidRPr="003A57BA" w:rsidRDefault="003A57BA" w:rsidP="003A57BA">
      <w:pPr>
        <w:numPr>
          <w:ilvl w:val="0"/>
          <w:numId w:val="33"/>
        </w:numPr>
        <w:spacing w:before="100" w:beforeAutospacing="1" w:after="100" w:afterAutospacing="1" w:line="360" w:lineRule="auto"/>
        <w:rPr>
          <w:rFonts w:ascii="Times New Roman" w:eastAsia="Times New Roman" w:hAnsi="Times New Roman" w:cs="Times New Roman"/>
          <w:color w:val="auto"/>
          <w:kern w:val="0"/>
          <w:sz w:val="28"/>
          <w:szCs w:val="28"/>
          <w14:ligatures w14:val="none"/>
        </w:rPr>
      </w:pPr>
      <w:r w:rsidRPr="003A57BA">
        <w:rPr>
          <w:rFonts w:ascii="Times New Roman" w:eastAsia="Times New Roman" w:hAnsi="Times New Roman" w:cs="Times New Roman"/>
          <w:color w:val="auto"/>
          <w:kern w:val="0"/>
          <w:sz w:val="28"/>
          <w:szCs w:val="28"/>
          <w14:ligatures w14:val="none"/>
        </w:rPr>
        <w:t xml:space="preserve">Remote health monitoring </w:t>
      </w:r>
    </w:p>
    <w:p w14:paraId="689BC6B6" w14:textId="77777777" w:rsidR="003A57BA" w:rsidRPr="003A57BA" w:rsidRDefault="003A57BA" w:rsidP="003A57BA">
      <w:pPr>
        <w:numPr>
          <w:ilvl w:val="0"/>
          <w:numId w:val="33"/>
        </w:numPr>
        <w:spacing w:before="100" w:beforeAutospacing="1" w:after="100" w:afterAutospacing="1" w:line="360" w:lineRule="auto"/>
        <w:rPr>
          <w:rFonts w:ascii="Times New Roman" w:eastAsia="Times New Roman" w:hAnsi="Times New Roman" w:cs="Times New Roman"/>
          <w:color w:val="auto"/>
          <w:kern w:val="0"/>
          <w:sz w:val="28"/>
          <w:szCs w:val="28"/>
          <w14:ligatures w14:val="none"/>
        </w:rPr>
      </w:pPr>
      <w:r w:rsidRPr="003A57BA">
        <w:rPr>
          <w:rFonts w:ascii="Times New Roman" w:eastAsia="Times New Roman" w:hAnsi="Times New Roman" w:cs="Times New Roman"/>
          <w:color w:val="auto"/>
          <w:kern w:val="0"/>
          <w:sz w:val="28"/>
          <w:szCs w:val="28"/>
          <w14:ligatures w14:val="none"/>
        </w:rPr>
        <w:t xml:space="preserve">Mobile-based access </w:t>
      </w:r>
    </w:p>
    <w:p w14:paraId="3B2327F5" w14:textId="77777777" w:rsidR="003A57BA" w:rsidRPr="003A57BA" w:rsidRDefault="003A57BA" w:rsidP="003A57BA">
      <w:pPr>
        <w:numPr>
          <w:ilvl w:val="0"/>
          <w:numId w:val="33"/>
        </w:numPr>
        <w:spacing w:before="100" w:beforeAutospacing="1" w:after="100" w:afterAutospacing="1" w:line="360" w:lineRule="auto"/>
        <w:rPr>
          <w:rFonts w:ascii="Times New Roman" w:eastAsia="Times New Roman" w:hAnsi="Times New Roman" w:cs="Times New Roman"/>
          <w:color w:val="auto"/>
          <w:kern w:val="0"/>
          <w:sz w:val="28"/>
          <w:szCs w:val="28"/>
          <w14:ligatures w14:val="none"/>
        </w:rPr>
      </w:pPr>
      <w:r w:rsidRPr="003A57BA">
        <w:rPr>
          <w:rFonts w:ascii="Times New Roman" w:eastAsia="Times New Roman" w:hAnsi="Times New Roman" w:cs="Times New Roman"/>
          <w:color w:val="auto"/>
          <w:kern w:val="0"/>
          <w:sz w:val="28"/>
          <w:szCs w:val="28"/>
          <w14:ligatures w14:val="none"/>
        </w:rPr>
        <w:t xml:space="preserve">Appointment booking </w:t>
      </w:r>
    </w:p>
    <w:p w14:paraId="4EC0B4CD" w14:textId="77777777" w:rsidR="003A57BA" w:rsidRPr="003A57BA" w:rsidRDefault="003A57BA" w:rsidP="003A57BA">
      <w:pPr>
        <w:numPr>
          <w:ilvl w:val="0"/>
          <w:numId w:val="33"/>
        </w:numPr>
        <w:spacing w:before="100" w:beforeAutospacing="1" w:after="100" w:afterAutospacing="1" w:line="360" w:lineRule="auto"/>
        <w:rPr>
          <w:rFonts w:ascii="Times New Roman" w:eastAsia="Times New Roman" w:hAnsi="Times New Roman" w:cs="Times New Roman"/>
          <w:color w:val="auto"/>
          <w:kern w:val="0"/>
          <w:sz w:val="28"/>
          <w:szCs w:val="28"/>
          <w14:ligatures w14:val="none"/>
        </w:rPr>
      </w:pPr>
      <w:r w:rsidRPr="003A57BA">
        <w:rPr>
          <w:rFonts w:ascii="Times New Roman" w:eastAsia="Times New Roman" w:hAnsi="Times New Roman" w:cs="Times New Roman"/>
          <w:color w:val="auto"/>
          <w:kern w:val="0"/>
          <w:sz w:val="28"/>
          <w:szCs w:val="28"/>
          <w14:ligatures w14:val="none"/>
        </w:rPr>
        <w:t xml:space="preserve">Notifications and alerts </w:t>
      </w:r>
    </w:p>
    <w:p w14:paraId="51E4EB4C" w14:textId="77777777" w:rsidR="003A57BA" w:rsidRPr="003A57BA" w:rsidRDefault="003A57BA" w:rsidP="003A57BA">
      <w:pPr>
        <w:numPr>
          <w:ilvl w:val="0"/>
          <w:numId w:val="33"/>
        </w:numPr>
        <w:spacing w:before="100" w:beforeAutospacing="1" w:after="100" w:afterAutospacing="1" w:line="360" w:lineRule="auto"/>
        <w:rPr>
          <w:rFonts w:ascii="Times New Roman" w:eastAsia="Times New Roman" w:hAnsi="Times New Roman" w:cs="Times New Roman"/>
          <w:color w:val="auto"/>
          <w:kern w:val="0"/>
          <w:sz w:val="28"/>
          <w:szCs w:val="28"/>
          <w14:ligatures w14:val="none"/>
        </w:rPr>
      </w:pPr>
      <w:r w:rsidRPr="003A57BA">
        <w:rPr>
          <w:rFonts w:ascii="Times New Roman" w:eastAsia="Times New Roman" w:hAnsi="Times New Roman" w:cs="Times New Roman"/>
          <w:color w:val="auto"/>
          <w:kern w:val="0"/>
          <w:sz w:val="28"/>
          <w:szCs w:val="28"/>
          <w14:ligatures w14:val="none"/>
        </w:rPr>
        <w:t xml:space="preserve">Teleconsultation </w:t>
      </w:r>
    </w:p>
    <w:p w14:paraId="163293AA" w14:textId="63D43A41" w:rsidR="003A57BA" w:rsidRPr="00B02103" w:rsidRDefault="003A57BA" w:rsidP="00B02103">
      <w:pPr>
        <w:numPr>
          <w:ilvl w:val="0"/>
          <w:numId w:val="33"/>
        </w:numPr>
        <w:spacing w:before="100" w:beforeAutospacing="1" w:after="100" w:afterAutospacing="1" w:line="360" w:lineRule="auto"/>
        <w:rPr>
          <w:rFonts w:ascii="Times New Roman" w:eastAsia="Times New Roman" w:hAnsi="Times New Roman" w:cs="Times New Roman"/>
          <w:color w:val="auto"/>
          <w:kern w:val="0"/>
          <w:sz w:val="28"/>
          <w:szCs w:val="28"/>
          <w14:ligatures w14:val="none"/>
        </w:rPr>
      </w:pPr>
      <w:r w:rsidRPr="003A57BA">
        <w:rPr>
          <w:rFonts w:ascii="Times New Roman" w:eastAsia="Times New Roman" w:hAnsi="Times New Roman" w:cs="Times New Roman"/>
          <w:color w:val="auto"/>
          <w:kern w:val="0"/>
          <w:sz w:val="28"/>
          <w:szCs w:val="28"/>
          <w14:ligatures w14:val="none"/>
        </w:rPr>
        <w:t xml:space="preserve">Health data tracking </w:t>
      </w:r>
    </w:p>
    <w:p w14:paraId="3D189B35" w14:textId="2D4059D4" w:rsidR="00B02103" w:rsidRDefault="003A57BA" w:rsidP="00E85DB1">
      <w:pPr>
        <w:pStyle w:val="ListParagraph"/>
        <w:numPr>
          <w:ilvl w:val="0"/>
          <w:numId w:val="35"/>
        </w:numPr>
        <w:spacing w:before="100" w:beforeAutospacing="1" w:after="100" w:afterAutospacing="1" w:line="360" w:lineRule="auto"/>
        <w:rPr>
          <w:rFonts w:ascii="Times New Roman" w:eastAsia="Times New Roman" w:hAnsi="Times New Roman" w:cs="Times New Roman"/>
          <w:b/>
          <w:bCs/>
          <w:color w:val="auto"/>
          <w:kern w:val="0"/>
          <w:sz w:val="28"/>
          <w:szCs w:val="28"/>
          <w14:ligatures w14:val="none"/>
        </w:rPr>
      </w:pPr>
      <w:r w:rsidRPr="003A57BA">
        <w:rPr>
          <w:rFonts w:ascii="Times New Roman" w:eastAsia="Times New Roman" w:hAnsi="Times New Roman" w:cs="Times New Roman"/>
          <w:b/>
          <w:bCs/>
          <w:color w:val="auto"/>
          <w:kern w:val="0"/>
          <w:sz w:val="28"/>
          <w:szCs w:val="28"/>
          <w14:ligatures w14:val="none"/>
        </w:rPr>
        <w:t xml:space="preserve">Development tools and </w:t>
      </w:r>
      <w:r>
        <w:rPr>
          <w:rFonts w:ascii="Times New Roman" w:eastAsia="Times New Roman" w:hAnsi="Times New Roman" w:cs="Times New Roman"/>
          <w:b/>
          <w:bCs/>
          <w:color w:val="auto"/>
          <w:kern w:val="0"/>
          <w:sz w:val="28"/>
          <w:szCs w:val="28"/>
          <w14:ligatures w14:val="none"/>
        </w:rPr>
        <w:t>environment</w:t>
      </w:r>
    </w:p>
    <w:p w14:paraId="0585BE9C" w14:textId="77777777" w:rsidR="00E85DB1" w:rsidRPr="00E85DB1" w:rsidRDefault="00E85DB1" w:rsidP="00E85DB1">
      <w:pPr>
        <w:pStyle w:val="ListParagraph"/>
        <w:spacing w:before="100" w:beforeAutospacing="1" w:after="100" w:afterAutospacing="1" w:line="360" w:lineRule="auto"/>
        <w:ind w:left="1440"/>
        <w:rPr>
          <w:rFonts w:ascii="Times New Roman" w:eastAsia="Times New Roman" w:hAnsi="Times New Roman" w:cs="Times New Roman"/>
          <w:b/>
          <w:bCs/>
          <w:color w:val="auto"/>
          <w:kern w:val="0"/>
          <w:sz w:val="28"/>
          <w:szCs w:val="28"/>
          <w14:ligatures w14:val="none"/>
        </w:rPr>
      </w:pPr>
    </w:p>
    <w:p w14:paraId="6655ABA7" w14:textId="02A5A2C4" w:rsidR="003A57BA" w:rsidRPr="003A57BA" w:rsidRDefault="003A57BA" w:rsidP="003A57BA">
      <w:pPr>
        <w:pStyle w:val="ListParagraph"/>
        <w:numPr>
          <w:ilvl w:val="0"/>
          <w:numId w:val="37"/>
        </w:numPr>
        <w:spacing w:after="0" w:line="360" w:lineRule="auto"/>
        <w:rPr>
          <w:rFonts w:ascii="Times New Roman" w:eastAsia="Times New Roman" w:hAnsi="Times New Roman" w:cs="Times New Roman"/>
          <w:color w:val="auto"/>
          <w:kern w:val="0"/>
          <w:sz w:val="28"/>
          <w:szCs w:val="28"/>
          <w14:ligatures w14:val="none"/>
        </w:rPr>
      </w:pPr>
      <w:r w:rsidRPr="003A57BA">
        <w:rPr>
          <w:rFonts w:ascii="Times New Roman" w:eastAsia="Times New Roman" w:hAnsi="Times New Roman" w:cs="Times New Roman"/>
          <w:b/>
          <w:bCs/>
          <w:color w:val="auto"/>
          <w:kern w:val="0"/>
          <w:sz w:val="28"/>
          <w:szCs w:val="28"/>
          <w14:ligatures w14:val="none"/>
        </w:rPr>
        <w:t>Mobile Development:</w:t>
      </w:r>
      <w:r w:rsidRPr="003A57BA">
        <w:rPr>
          <w:rFonts w:ascii="Times New Roman" w:eastAsia="Times New Roman" w:hAnsi="Times New Roman" w:cs="Times New Roman"/>
          <w:color w:val="auto"/>
          <w:kern w:val="0"/>
          <w:sz w:val="28"/>
          <w:szCs w:val="28"/>
          <w14:ligatures w14:val="none"/>
        </w:rPr>
        <w:t xml:space="preserve"> Android (Java/Kotlin), iOS (Swift) </w:t>
      </w:r>
    </w:p>
    <w:p w14:paraId="55B3A5F1" w14:textId="2761E749" w:rsidR="003A57BA" w:rsidRPr="003A57BA" w:rsidRDefault="003A57BA" w:rsidP="003A57BA">
      <w:pPr>
        <w:pStyle w:val="ListParagraph"/>
        <w:numPr>
          <w:ilvl w:val="0"/>
          <w:numId w:val="37"/>
        </w:numPr>
        <w:spacing w:after="0" w:line="360" w:lineRule="auto"/>
        <w:rPr>
          <w:rFonts w:ascii="Times New Roman" w:eastAsia="Times New Roman" w:hAnsi="Times New Roman" w:cs="Times New Roman"/>
          <w:color w:val="auto"/>
          <w:kern w:val="0"/>
          <w:sz w:val="28"/>
          <w:szCs w:val="28"/>
          <w14:ligatures w14:val="none"/>
        </w:rPr>
      </w:pPr>
      <w:r w:rsidRPr="003A57BA">
        <w:rPr>
          <w:rFonts w:ascii="Times New Roman" w:eastAsia="Times New Roman" w:hAnsi="Times New Roman" w:cs="Times New Roman"/>
          <w:b/>
          <w:bCs/>
          <w:color w:val="auto"/>
          <w:kern w:val="0"/>
          <w:sz w:val="28"/>
          <w:szCs w:val="28"/>
          <w14:ligatures w14:val="none"/>
        </w:rPr>
        <w:t>Frontend:</w:t>
      </w:r>
      <w:r w:rsidRPr="003A57BA">
        <w:rPr>
          <w:rFonts w:ascii="Times New Roman" w:eastAsia="Times New Roman" w:hAnsi="Times New Roman" w:cs="Times New Roman"/>
          <w:color w:val="auto"/>
          <w:kern w:val="0"/>
          <w:sz w:val="28"/>
          <w:szCs w:val="28"/>
          <w14:ligatures w14:val="none"/>
        </w:rPr>
        <w:t xml:space="preserve"> Flutter / React Native </w:t>
      </w:r>
    </w:p>
    <w:p w14:paraId="67F1E697" w14:textId="71F2AA32" w:rsidR="003A57BA" w:rsidRPr="003A57BA" w:rsidRDefault="003A57BA" w:rsidP="003A57BA">
      <w:pPr>
        <w:pStyle w:val="ListParagraph"/>
        <w:numPr>
          <w:ilvl w:val="0"/>
          <w:numId w:val="37"/>
        </w:numPr>
        <w:spacing w:after="0" w:line="360" w:lineRule="auto"/>
        <w:rPr>
          <w:rFonts w:ascii="Times New Roman" w:eastAsia="Times New Roman" w:hAnsi="Times New Roman" w:cs="Times New Roman"/>
          <w:color w:val="auto"/>
          <w:kern w:val="0"/>
          <w:sz w:val="28"/>
          <w:szCs w:val="28"/>
          <w14:ligatures w14:val="none"/>
        </w:rPr>
      </w:pPr>
      <w:r w:rsidRPr="003A57BA">
        <w:rPr>
          <w:rFonts w:ascii="Times New Roman" w:eastAsia="Times New Roman" w:hAnsi="Times New Roman" w:cs="Times New Roman"/>
          <w:b/>
          <w:bCs/>
          <w:color w:val="auto"/>
          <w:kern w:val="0"/>
          <w:sz w:val="28"/>
          <w:szCs w:val="28"/>
          <w14:ligatures w14:val="none"/>
        </w:rPr>
        <w:t>Backend:</w:t>
      </w:r>
      <w:r w:rsidRPr="003A57BA">
        <w:rPr>
          <w:rFonts w:ascii="Times New Roman" w:eastAsia="Times New Roman" w:hAnsi="Times New Roman" w:cs="Times New Roman"/>
          <w:color w:val="auto"/>
          <w:kern w:val="0"/>
          <w:sz w:val="28"/>
          <w:szCs w:val="28"/>
          <w14:ligatures w14:val="none"/>
        </w:rPr>
        <w:t xml:space="preserve"> Node.js / Django </w:t>
      </w:r>
    </w:p>
    <w:p w14:paraId="4628191B" w14:textId="0578265F" w:rsidR="003A57BA" w:rsidRPr="003A57BA" w:rsidRDefault="003A57BA" w:rsidP="003A57BA">
      <w:pPr>
        <w:pStyle w:val="ListParagraph"/>
        <w:numPr>
          <w:ilvl w:val="0"/>
          <w:numId w:val="37"/>
        </w:numPr>
        <w:spacing w:after="0" w:line="360" w:lineRule="auto"/>
        <w:rPr>
          <w:rFonts w:ascii="Times New Roman" w:eastAsia="Times New Roman" w:hAnsi="Times New Roman" w:cs="Times New Roman"/>
          <w:color w:val="auto"/>
          <w:kern w:val="0"/>
          <w:sz w:val="28"/>
          <w:szCs w:val="28"/>
          <w14:ligatures w14:val="none"/>
        </w:rPr>
      </w:pPr>
      <w:r w:rsidRPr="003A57BA">
        <w:rPr>
          <w:rFonts w:ascii="Times New Roman" w:eastAsia="Times New Roman" w:hAnsi="Times New Roman" w:cs="Times New Roman"/>
          <w:b/>
          <w:bCs/>
          <w:color w:val="auto"/>
          <w:kern w:val="0"/>
          <w:sz w:val="28"/>
          <w:szCs w:val="28"/>
          <w14:ligatures w14:val="none"/>
        </w:rPr>
        <w:t>Database:</w:t>
      </w:r>
      <w:r w:rsidRPr="003A57BA">
        <w:rPr>
          <w:rFonts w:ascii="Times New Roman" w:eastAsia="Times New Roman" w:hAnsi="Times New Roman" w:cs="Times New Roman"/>
          <w:color w:val="auto"/>
          <w:kern w:val="0"/>
          <w:sz w:val="28"/>
          <w:szCs w:val="28"/>
          <w14:ligatures w14:val="none"/>
        </w:rPr>
        <w:t xml:space="preserve"> Firebase / MySQL </w:t>
      </w:r>
    </w:p>
    <w:p w14:paraId="0B57EA04" w14:textId="6D64B4B2" w:rsidR="003A57BA" w:rsidRPr="003A57BA" w:rsidRDefault="003A57BA" w:rsidP="003A57BA">
      <w:pPr>
        <w:pStyle w:val="ListParagraph"/>
        <w:numPr>
          <w:ilvl w:val="0"/>
          <w:numId w:val="37"/>
        </w:numPr>
        <w:spacing w:after="0" w:line="360" w:lineRule="auto"/>
        <w:rPr>
          <w:rFonts w:ascii="Times New Roman" w:eastAsia="Times New Roman" w:hAnsi="Times New Roman" w:cs="Times New Roman"/>
          <w:color w:val="auto"/>
          <w:kern w:val="0"/>
          <w:sz w:val="28"/>
          <w:szCs w:val="28"/>
          <w14:ligatures w14:val="none"/>
        </w:rPr>
      </w:pPr>
      <w:r w:rsidRPr="003A57BA">
        <w:rPr>
          <w:rFonts w:ascii="Times New Roman" w:eastAsia="Times New Roman" w:hAnsi="Times New Roman" w:cs="Times New Roman"/>
          <w:b/>
          <w:bCs/>
          <w:color w:val="auto"/>
          <w:kern w:val="0"/>
          <w:sz w:val="28"/>
          <w:szCs w:val="28"/>
          <w14:ligatures w14:val="none"/>
        </w:rPr>
        <w:t>Cloud Services:</w:t>
      </w:r>
      <w:r w:rsidRPr="003A57BA">
        <w:rPr>
          <w:rFonts w:ascii="Times New Roman" w:eastAsia="Times New Roman" w:hAnsi="Times New Roman" w:cs="Times New Roman"/>
          <w:color w:val="auto"/>
          <w:kern w:val="0"/>
          <w:sz w:val="28"/>
          <w:szCs w:val="28"/>
          <w14:ligatures w14:val="none"/>
        </w:rPr>
        <w:t xml:space="preserve"> Google Cloud / AWS </w:t>
      </w:r>
    </w:p>
    <w:p w14:paraId="6F981950" w14:textId="77F59851" w:rsidR="00C428CD" w:rsidRPr="00C428CD" w:rsidRDefault="003A57BA" w:rsidP="00C428CD">
      <w:pPr>
        <w:pStyle w:val="ListParagraph"/>
        <w:numPr>
          <w:ilvl w:val="0"/>
          <w:numId w:val="37"/>
        </w:numPr>
        <w:spacing w:before="100" w:beforeAutospacing="1" w:after="100" w:afterAutospacing="1" w:line="360" w:lineRule="auto"/>
        <w:rPr>
          <w:rFonts w:ascii="Times New Roman" w:eastAsia="Times New Roman" w:hAnsi="Times New Roman" w:cs="Times New Roman"/>
          <w:b/>
          <w:bCs/>
          <w:color w:val="auto"/>
          <w:kern w:val="0"/>
          <w:sz w:val="28"/>
          <w:szCs w:val="28"/>
          <w14:ligatures w14:val="none"/>
        </w:rPr>
      </w:pPr>
      <w:r w:rsidRPr="003A57BA">
        <w:rPr>
          <w:rFonts w:ascii="Times New Roman" w:eastAsia="Times New Roman" w:hAnsi="Times New Roman" w:cs="Times New Roman"/>
          <w:b/>
          <w:bCs/>
          <w:color w:val="auto"/>
          <w:kern w:val="0"/>
          <w:sz w:val="28"/>
          <w:szCs w:val="28"/>
          <w14:ligatures w14:val="none"/>
        </w:rPr>
        <w:t>APIs:</w:t>
      </w:r>
      <w:r w:rsidRPr="003A57BA">
        <w:rPr>
          <w:rFonts w:ascii="Times New Roman" w:eastAsia="Times New Roman" w:hAnsi="Times New Roman" w:cs="Times New Roman"/>
          <w:color w:val="auto"/>
          <w:kern w:val="0"/>
          <w:sz w:val="28"/>
          <w:szCs w:val="28"/>
          <w14:ligatures w14:val="none"/>
        </w:rPr>
        <w:t xml:space="preserve"> Health tracking APIs, SMS gateway</w:t>
      </w:r>
    </w:p>
    <w:p w14:paraId="60176558" w14:textId="7751F2D3" w:rsidR="00B02103" w:rsidRDefault="00B02103" w:rsidP="00B02103">
      <w:pPr>
        <w:spacing w:before="100" w:beforeAutospacing="1" w:after="100" w:afterAutospacing="1" w:line="360" w:lineRule="auto"/>
        <w:rPr>
          <w:rFonts w:ascii="Times New Roman" w:eastAsia="Times New Roman" w:hAnsi="Times New Roman" w:cs="Times New Roman"/>
          <w:b/>
          <w:bCs/>
          <w:color w:val="auto"/>
          <w:kern w:val="0"/>
          <w:sz w:val="28"/>
          <w:szCs w:val="28"/>
          <w14:ligatures w14:val="none"/>
        </w:rPr>
      </w:pPr>
      <w:r>
        <w:rPr>
          <w:rFonts w:ascii="Times New Roman" w:eastAsia="Times New Roman" w:hAnsi="Times New Roman" w:cs="Times New Roman"/>
          <w:b/>
          <w:bCs/>
          <w:color w:val="auto"/>
          <w:kern w:val="0"/>
          <w:sz w:val="28"/>
          <w:szCs w:val="28"/>
          <w14:ligatures w14:val="none"/>
        </w:rPr>
        <w:t xml:space="preserve"> 2.0 REVIEW OF THE GOOD SYSTEM</w:t>
      </w:r>
    </w:p>
    <w:p w14:paraId="0A72C2F9" w14:textId="77777777" w:rsidR="00B02103" w:rsidRPr="00B02103" w:rsidRDefault="00B02103" w:rsidP="00B02103">
      <w:pPr>
        <w:numPr>
          <w:ilvl w:val="0"/>
          <w:numId w:val="38"/>
        </w:numPr>
        <w:spacing w:before="100" w:beforeAutospacing="1" w:after="100" w:afterAutospacing="1" w:line="360" w:lineRule="auto"/>
        <w:rPr>
          <w:rFonts w:ascii="Times New Roman" w:eastAsia="Times New Roman" w:hAnsi="Times New Roman" w:cs="Times New Roman"/>
          <w:color w:val="auto"/>
          <w:kern w:val="0"/>
          <w:sz w:val="28"/>
          <w:szCs w:val="28"/>
          <w14:ligatures w14:val="none"/>
        </w:rPr>
      </w:pPr>
      <w:r w:rsidRPr="00B02103">
        <w:rPr>
          <w:rFonts w:ascii="Times New Roman" w:eastAsia="Times New Roman" w:hAnsi="Times New Roman" w:cs="Times New Roman"/>
          <w:color w:val="auto"/>
          <w:kern w:val="0"/>
          <w:sz w:val="28"/>
          <w:szCs w:val="28"/>
          <w14:ligatures w14:val="none"/>
        </w:rPr>
        <w:t xml:space="preserve">Provides healthcare access anytime and anywhere </w:t>
      </w:r>
    </w:p>
    <w:p w14:paraId="6FAE819A" w14:textId="77777777" w:rsidR="00B02103" w:rsidRPr="00B02103" w:rsidRDefault="00B02103" w:rsidP="00B02103">
      <w:pPr>
        <w:numPr>
          <w:ilvl w:val="0"/>
          <w:numId w:val="38"/>
        </w:numPr>
        <w:spacing w:before="100" w:beforeAutospacing="1" w:after="100" w:afterAutospacing="1" w:line="360" w:lineRule="auto"/>
        <w:rPr>
          <w:rFonts w:ascii="Times New Roman" w:eastAsia="Times New Roman" w:hAnsi="Times New Roman" w:cs="Times New Roman"/>
          <w:color w:val="auto"/>
          <w:kern w:val="0"/>
          <w:sz w:val="28"/>
          <w:szCs w:val="28"/>
          <w14:ligatures w14:val="none"/>
        </w:rPr>
      </w:pPr>
      <w:r w:rsidRPr="00B02103">
        <w:rPr>
          <w:rFonts w:ascii="Times New Roman" w:eastAsia="Times New Roman" w:hAnsi="Times New Roman" w:cs="Times New Roman"/>
          <w:color w:val="auto"/>
          <w:kern w:val="0"/>
          <w:sz w:val="28"/>
          <w:szCs w:val="28"/>
          <w14:ligatures w14:val="none"/>
        </w:rPr>
        <w:t xml:space="preserve">Supports remote patient monitoring </w:t>
      </w:r>
    </w:p>
    <w:p w14:paraId="14AEE529" w14:textId="77777777" w:rsidR="00B02103" w:rsidRPr="00B02103" w:rsidRDefault="00B02103" w:rsidP="00B02103">
      <w:pPr>
        <w:numPr>
          <w:ilvl w:val="0"/>
          <w:numId w:val="38"/>
        </w:numPr>
        <w:spacing w:before="100" w:beforeAutospacing="1" w:after="100" w:afterAutospacing="1" w:line="360" w:lineRule="auto"/>
        <w:rPr>
          <w:rFonts w:ascii="Times New Roman" w:eastAsia="Times New Roman" w:hAnsi="Times New Roman" w:cs="Times New Roman"/>
          <w:color w:val="auto"/>
          <w:kern w:val="0"/>
          <w:sz w:val="28"/>
          <w:szCs w:val="28"/>
          <w14:ligatures w14:val="none"/>
        </w:rPr>
      </w:pPr>
      <w:r w:rsidRPr="00B02103">
        <w:rPr>
          <w:rFonts w:ascii="Times New Roman" w:eastAsia="Times New Roman" w:hAnsi="Times New Roman" w:cs="Times New Roman"/>
          <w:color w:val="auto"/>
          <w:kern w:val="0"/>
          <w:sz w:val="28"/>
          <w:szCs w:val="28"/>
          <w14:ligatures w14:val="none"/>
        </w:rPr>
        <w:t xml:space="preserve">Reduces hospital visits and costs </w:t>
      </w:r>
    </w:p>
    <w:p w14:paraId="149A253F" w14:textId="77777777" w:rsidR="00B02103" w:rsidRPr="00B02103" w:rsidRDefault="00B02103" w:rsidP="00B02103">
      <w:pPr>
        <w:numPr>
          <w:ilvl w:val="0"/>
          <w:numId w:val="38"/>
        </w:numPr>
        <w:spacing w:before="100" w:beforeAutospacing="1" w:after="100" w:afterAutospacing="1" w:line="360" w:lineRule="auto"/>
        <w:rPr>
          <w:rFonts w:ascii="Times New Roman" w:eastAsia="Times New Roman" w:hAnsi="Times New Roman" w:cs="Times New Roman"/>
          <w:color w:val="auto"/>
          <w:kern w:val="0"/>
          <w:sz w:val="28"/>
          <w:szCs w:val="28"/>
          <w14:ligatures w14:val="none"/>
        </w:rPr>
      </w:pPr>
      <w:r w:rsidRPr="00B02103">
        <w:rPr>
          <w:rFonts w:ascii="Times New Roman" w:eastAsia="Times New Roman" w:hAnsi="Times New Roman" w:cs="Times New Roman"/>
          <w:color w:val="auto"/>
          <w:kern w:val="0"/>
          <w:sz w:val="28"/>
          <w:szCs w:val="28"/>
          <w14:ligatures w14:val="none"/>
        </w:rPr>
        <w:t xml:space="preserve">Enhances communication between caregiver and patient </w:t>
      </w:r>
    </w:p>
    <w:p w14:paraId="1F8D62B8" w14:textId="77777777" w:rsidR="00B02103" w:rsidRDefault="00B02103" w:rsidP="00B02103">
      <w:pPr>
        <w:numPr>
          <w:ilvl w:val="0"/>
          <w:numId w:val="38"/>
        </w:numPr>
        <w:spacing w:before="100" w:beforeAutospacing="1" w:after="100" w:afterAutospacing="1" w:line="360" w:lineRule="auto"/>
        <w:rPr>
          <w:rFonts w:ascii="Times New Roman" w:eastAsia="Times New Roman" w:hAnsi="Times New Roman" w:cs="Times New Roman"/>
          <w:color w:val="auto"/>
          <w:kern w:val="0"/>
          <w:sz w:val="28"/>
          <w:szCs w:val="28"/>
          <w14:ligatures w14:val="none"/>
        </w:rPr>
      </w:pPr>
      <w:r w:rsidRPr="00B02103">
        <w:rPr>
          <w:rFonts w:ascii="Times New Roman" w:eastAsia="Times New Roman" w:hAnsi="Times New Roman" w:cs="Times New Roman"/>
          <w:color w:val="auto"/>
          <w:kern w:val="0"/>
          <w:sz w:val="28"/>
          <w:szCs w:val="28"/>
          <w14:ligatures w14:val="none"/>
        </w:rPr>
        <w:t xml:space="preserve">Easy to use via mobile devices </w:t>
      </w:r>
      <w:r>
        <w:rPr>
          <w:rFonts w:ascii="Times New Roman" w:eastAsia="Times New Roman" w:hAnsi="Times New Roman" w:cs="Times New Roman"/>
          <w:color w:val="auto"/>
          <w:kern w:val="0"/>
          <w:sz w:val="28"/>
          <w:szCs w:val="28"/>
          <w14:ligatures w14:val="none"/>
        </w:rPr>
        <w:t xml:space="preserve"> </w:t>
      </w:r>
    </w:p>
    <w:p w14:paraId="52E3EACA" w14:textId="344D9657" w:rsidR="00B02103" w:rsidRDefault="00B02103" w:rsidP="00B02103">
      <w:pPr>
        <w:numPr>
          <w:ilvl w:val="0"/>
          <w:numId w:val="38"/>
        </w:numPr>
        <w:spacing w:before="100" w:beforeAutospacing="1" w:after="100" w:afterAutospacing="1" w:line="360" w:lineRule="auto"/>
        <w:rPr>
          <w:rFonts w:ascii="Times New Roman" w:eastAsia="Times New Roman" w:hAnsi="Times New Roman" w:cs="Times New Roman"/>
          <w:color w:val="auto"/>
          <w:kern w:val="0"/>
          <w:sz w:val="28"/>
          <w:szCs w:val="28"/>
          <w14:ligatures w14:val="none"/>
        </w:rPr>
      </w:pPr>
      <w:r w:rsidRPr="00B02103">
        <w:rPr>
          <w:rFonts w:ascii="Times New Roman" w:eastAsia="Times New Roman" w:hAnsi="Times New Roman" w:cs="Times New Roman"/>
          <w:color w:val="auto"/>
          <w:kern w:val="0"/>
          <w:sz w:val="28"/>
          <w:szCs w:val="28"/>
          <w14:ligatures w14:val="none"/>
        </w:rPr>
        <w:lastRenderedPageBreak/>
        <w:t xml:space="preserve">Real-time updates and notifications </w:t>
      </w:r>
    </w:p>
    <w:p w14:paraId="465CA7F3" w14:textId="77777777" w:rsidR="00B02103" w:rsidRDefault="00B02103" w:rsidP="00B02103">
      <w:pPr>
        <w:spacing w:before="100" w:beforeAutospacing="1" w:after="100" w:afterAutospacing="1" w:line="360" w:lineRule="auto"/>
        <w:ind w:left="720"/>
        <w:rPr>
          <w:rFonts w:ascii="Times New Roman" w:eastAsia="Times New Roman" w:hAnsi="Times New Roman" w:cs="Times New Roman"/>
          <w:color w:val="auto"/>
          <w:kern w:val="0"/>
          <w:sz w:val="28"/>
          <w:szCs w:val="28"/>
          <w14:ligatures w14:val="none"/>
        </w:rPr>
      </w:pPr>
    </w:p>
    <w:p w14:paraId="0D102CF1" w14:textId="74B614BE" w:rsidR="00B02103" w:rsidRDefault="00B02103" w:rsidP="00B02103">
      <w:pPr>
        <w:spacing w:before="100" w:beforeAutospacing="1" w:after="100" w:afterAutospacing="1" w:line="360" w:lineRule="auto"/>
        <w:rPr>
          <w:rFonts w:ascii="Times New Roman" w:eastAsia="Times New Roman" w:hAnsi="Times New Roman" w:cs="Times New Roman"/>
          <w:b/>
          <w:bCs/>
          <w:color w:val="auto"/>
          <w:kern w:val="0"/>
          <w:sz w:val="28"/>
          <w:szCs w:val="28"/>
          <w14:ligatures w14:val="none"/>
        </w:rPr>
      </w:pPr>
      <w:r>
        <w:rPr>
          <w:rFonts w:ascii="Times New Roman" w:eastAsia="Times New Roman" w:hAnsi="Times New Roman" w:cs="Times New Roman"/>
          <w:b/>
          <w:bCs/>
          <w:color w:val="auto"/>
          <w:kern w:val="0"/>
          <w:sz w:val="28"/>
          <w:szCs w:val="28"/>
          <w14:ligatures w14:val="none"/>
        </w:rPr>
        <w:t xml:space="preserve"> </w:t>
      </w:r>
      <w:r w:rsidRPr="00B02103">
        <w:rPr>
          <w:rFonts w:ascii="Times New Roman" w:eastAsia="Times New Roman" w:hAnsi="Times New Roman" w:cs="Times New Roman"/>
          <w:b/>
          <w:bCs/>
          <w:color w:val="auto"/>
          <w:kern w:val="0"/>
          <w:sz w:val="28"/>
          <w:szCs w:val="28"/>
          <w14:ligatures w14:val="none"/>
        </w:rPr>
        <w:t>3.0 REVIEW OF THE BAD SYSTEM</w:t>
      </w:r>
    </w:p>
    <w:p w14:paraId="430B2B54" w14:textId="2D29A041" w:rsidR="00C428CD" w:rsidRPr="00C428CD" w:rsidRDefault="00C428CD" w:rsidP="00C428CD">
      <w:pPr>
        <w:pStyle w:val="ListParagraph"/>
        <w:numPr>
          <w:ilvl w:val="0"/>
          <w:numId w:val="39"/>
        </w:numPr>
        <w:spacing w:before="100" w:beforeAutospacing="1" w:after="100" w:afterAutospacing="1" w:line="360" w:lineRule="auto"/>
        <w:rPr>
          <w:rFonts w:ascii="Times New Roman" w:eastAsia="Times New Roman" w:hAnsi="Times New Roman" w:cs="Times New Roman"/>
          <w:color w:val="auto"/>
          <w:kern w:val="0"/>
          <w:sz w:val="28"/>
          <w:szCs w:val="28"/>
          <w14:ligatures w14:val="none"/>
        </w:rPr>
      </w:pPr>
      <w:r w:rsidRPr="00C428CD">
        <w:rPr>
          <w:rFonts w:ascii="Times New Roman" w:eastAsia="Times New Roman" w:hAnsi="Times New Roman" w:cs="Times New Roman"/>
          <w:color w:val="auto"/>
          <w:kern w:val="0"/>
          <w:sz w:val="28"/>
          <w:szCs w:val="28"/>
          <w14:ligatures w14:val="none"/>
        </w:rPr>
        <w:t xml:space="preserve">Requires internet connectivity </w:t>
      </w:r>
    </w:p>
    <w:p w14:paraId="1E8A082A" w14:textId="61559A2B" w:rsidR="00C428CD" w:rsidRPr="00C428CD" w:rsidRDefault="00C428CD" w:rsidP="00C428CD">
      <w:pPr>
        <w:pStyle w:val="ListParagraph"/>
        <w:numPr>
          <w:ilvl w:val="0"/>
          <w:numId w:val="39"/>
        </w:numPr>
        <w:spacing w:before="100" w:beforeAutospacing="1" w:after="100" w:afterAutospacing="1" w:line="360" w:lineRule="auto"/>
        <w:rPr>
          <w:rFonts w:ascii="Times New Roman" w:eastAsia="Times New Roman" w:hAnsi="Times New Roman" w:cs="Times New Roman"/>
          <w:color w:val="auto"/>
          <w:kern w:val="0"/>
          <w:sz w:val="28"/>
          <w:szCs w:val="28"/>
          <w14:ligatures w14:val="none"/>
        </w:rPr>
      </w:pPr>
      <w:r w:rsidRPr="00C428CD">
        <w:rPr>
          <w:rFonts w:ascii="Times New Roman" w:eastAsia="Times New Roman" w:hAnsi="Times New Roman" w:cs="Times New Roman"/>
          <w:color w:val="auto"/>
          <w:kern w:val="0"/>
          <w:sz w:val="28"/>
          <w:szCs w:val="28"/>
          <w14:ligatures w14:val="none"/>
        </w:rPr>
        <w:t xml:space="preserve">Data privacy and security concerns </w:t>
      </w:r>
    </w:p>
    <w:p w14:paraId="3067F426" w14:textId="61AD46E3" w:rsidR="00C428CD" w:rsidRPr="00C428CD" w:rsidRDefault="00C428CD" w:rsidP="00C428CD">
      <w:pPr>
        <w:pStyle w:val="ListParagraph"/>
        <w:numPr>
          <w:ilvl w:val="0"/>
          <w:numId w:val="39"/>
        </w:numPr>
        <w:spacing w:before="100" w:beforeAutospacing="1" w:after="100" w:afterAutospacing="1" w:line="360" w:lineRule="auto"/>
        <w:rPr>
          <w:rFonts w:ascii="Times New Roman" w:eastAsia="Times New Roman" w:hAnsi="Times New Roman" w:cs="Times New Roman"/>
          <w:color w:val="auto"/>
          <w:kern w:val="0"/>
          <w:sz w:val="28"/>
          <w:szCs w:val="28"/>
          <w14:ligatures w14:val="none"/>
        </w:rPr>
      </w:pPr>
      <w:r w:rsidRPr="00C428CD">
        <w:rPr>
          <w:rFonts w:ascii="Times New Roman" w:eastAsia="Times New Roman" w:hAnsi="Times New Roman" w:cs="Times New Roman"/>
          <w:color w:val="auto"/>
          <w:kern w:val="0"/>
          <w:sz w:val="28"/>
          <w:szCs w:val="28"/>
          <w14:ligatures w14:val="none"/>
        </w:rPr>
        <w:t xml:space="preserve">Limited functionality in rural areas with poor network </w:t>
      </w:r>
    </w:p>
    <w:p w14:paraId="1F0E14D2" w14:textId="0149D83C" w:rsidR="00C428CD" w:rsidRPr="00C428CD" w:rsidRDefault="00C428CD" w:rsidP="00C428CD">
      <w:pPr>
        <w:pStyle w:val="ListParagraph"/>
        <w:numPr>
          <w:ilvl w:val="0"/>
          <w:numId w:val="39"/>
        </w:numPr>
        <w:spacing w:before="100" w:beforeAutospacing="1" w:after="100" w:afterAutospacing="1" w:line="360" w:lineRule="auto"/>
        <w:rPr>
          <w:rFonts w:ascii="Times New Roman" w:eastAsia="Times New Roman" w:hAnsi="Times New Roman" w:cs="Times New Roman"/>
          <w:color w:val="auto"/>
          <w:kern w:val="0"/>
          <w:sz w:val="28"/>
          <w:szCs w:val="28"/>
          <w14:ligatures w14:val="none"/>
        </w:rPr>
      </w:pPr>
      <w:r w:rsidRPr="00C428CD">
        <w:rPr>
          <w:rFonts w:ascii="Times New Roman" w:eastAsia="Times New Roman" w:hAnsi="Times New Roman" w:cs="Times New Roman"/>
          <w:color w:val="auto"/>
          <w:kern w:val="0"/>
          <w:sz w:val="28"/>
          <w:szCs w:val="28"/>
          <w14:ligatures w14:val="none"/>
        </w:rPr>
        <w:t xml:space="preserve">Depends on smartphone availability </w:t>
      </w:r>
    </w:p>
    <w:p w14:paraId="1139E886" w14:textId="065F0232" w:rsidR="00B02103" w:rsidRPr="00C428CD" w:rsidRDefault="00C428CD" w:rsidP="00C428CD">
      <w:pPr>
        <w:pStyle w:val="ListParagraph"/>
        <w:numPr>
          <w:ilvl w:val="0"/>
          <w:numId w:val="39"/>
        </w:numPr>
        <w:spacing w:before="100" w:beforeAutospacing="1" w:after="100" w:afterAutospacing="1" w:line="360" w:lineRule="auto"/>
        <w:rPr>
          <w:rFonts w:ascii="Times New Roman" w:eastAsia="Times New Roman" w:hAnsi="Times New Roman" w:cs="Times New Roman"/>
          <w:color w:val="auto"/>
          <w:kern w:val="0"/>
          <w:sz w:val="28"/>
          <w:szCs w:val="28"/>
          <w14:ligatures w14:val="none"/>
        </w:rPr>
      </w:pPr>
      <w:r w:rsidRPr="00C428CD">
        <w:rPr>
          <w:rFonts w:ascii="Times New Roman" w:eastAsia="Times New Roman" w:hAnsi="Times New Roman" w:cs="Times New Roman"/>
          <w:color w:val="auto"/>
          <w:kern w:val="0"/>
          <w:sz w:val="28"/>
          <w:szCs w:val="28"/>
          <w14:ligatures w14:val="none"/>
        </w:rPr>
        <w:t>May not handle emergency situations effectively</w:t>
      </w:r>
    </w:p>
    <w:p w14:paraId="42180A8B" w14:textId="555E1746" w:rsidR="00B02103" w:rsidRPr="00B02103" w:rsidRDefault="00B02103" w:rsidP="00B02103">
      <w:pPr>
        <w:spacing w:before="100" w:beforeAutospacing="1" w:after="100" w:afterAutospacing="1" w:line="360" w:lineRule="auto"/>
        <w:rPr>
          <w:rFonts w:ascii="Times New Roman" w:eastAsia="Times New Roman" w:hAnsi="Times New Roman" w:cs="Times New Roman"/>
          <w:color w:val="auto"/>
          <w:kern w:val="0"/>
          <w:sz w:val="28"/>
          <w:szCs w:val="28"/>
          <w14:ligatures w14:val="none"/>
        </w:rPr>
      </w:pPr>
    </w:p>
    <w:p w14:paraId="72288000" w14:textId="60FCA42F" w:rsidR="00C428CD" w:rsidRPr="00C428CD" w:rsidRDefault="00C428CD" w:rsidP="00C428CD">
      <w:pPr>
        <w:spacing w:before="100" w:beforeAutospacing="1" w:after="100" w:afterAutospacing="1" w:line="360" w:lineRule="auto"/>
        <w:rPr>
          <w:rFonts w:ascii="Times New Roman" w:eastAsia="Times New Roman" w:hAnsi="Times New Roman" w:cs="Times New Roman"/>
          <w:b/>
          <w:bCs/>
          <w:color w:val="auto"/>
          <w:kern w:val="0"/>
          <w:sz w:val="28"/>
          <w:szCs w:val="28"/>
          <w14:ligatures w14:val="none"/>
        </w:rPr>
      </w:pPr>
      <w:r>
        <w:rPr>
          <w:rFonts w:ascii="Times New Roman" w:eastAsia="Times New Roman" w:hAnsi="Times New Roman" w:cs="Times New Roman"/>
          <w:b/>
          <w:bCs/>
          <w:color w:val="auto"/>
          <w:kern w:val="0"/>
          <w:sz w:val="28"/>
          <w:szCs w:val="28"/>
          <w14:ligatures w14:val="none"/>
        </w:rPr>
        <w:t xml:space="preserve"> 4.0 </w:t>
      </w:r>
      <w:r w:rsidRPr="00C428CD">
        <w:rPr>
          <w:rFonts w:ascii="Times New Roman" w:eastAsia="Times New Roman" w:hAnsi="Times New Roman" w:cs="Times New Roman"/>
          <w:b/>
          <w:bCs/>
          <w:color w:val="auto"/>
          <w:kern w:val="0"/>
          <w:sz w:val="28"/>
          <w:szCs w:val="28"/>
          <w14:ligatures w14:val="none"/>
        </w:rPr>
        <w:t>SUMMARY OF THE SYSTEM REVIEW</w:t>
      </w:r>
    </w:p>
    <w:p w14:paraId="16C38094" w14:textId="77777777" w:rsidR="00C428CD" w:rsidRPr="00C428CD" w:rsidRDefault="00C428CD" w:rsidP="00C428CD">
      <w:pPr>
        <w:spacing w:before="100" w:beforeAutospacing="1" w:after="100" w:afterAutospacing="1" w:line="360" w:lineRule="auto"/>
        <w:rPr>
          <w:rFonts w:ascii="Times New Roman" w:eastAsia="Times New Roman" w:hAnsi="Times New Roman" w:cs="Times New Roman"/>
          <w:color w:val="auto"/>
          <w:kern w:val="0"/>
          <w:sz w:val="28"/>
          <w:szCs w:val="28"/>
          <w14:ligatures w14:val="none"/>
        </w:rPr>
      </w:pPr>
      <w:r w:rsidRPr="00C428CD">
        <w:rPr>
          <w:rFonts w:ascii="Times New Roman" w:eastAsia="Times New Roman" w:hAnsi="Times New Roman" w:cs="Times New Roman"/>
          <w:color w:val="auto"/>
          <w:kern w:val="0"/>
          <w:sz w:val="28"/>
          <w:szCs w:val="28"/>
          <w14:ligatures w14:val="none"/>
        </w:rPr>
        <w:t>mHealth systems provide a flexible and accessible approach to healthcare delivery through mobile technology. They are particularly useful for caregivers and patients who require continuous monitoring and communication.</w:t>
      </w:r>
    </w:p>
    <w:p w14:paraId="65287BEA" w14:textId="77777777" w:rsidR="00C428CD" w:rsidRPr="00C428CD" w:rsidRDefault="00C428CD" w:rsidP="00C428CD">
      <w:pPr>
        <w:spacing w:before="100" w:beforeAutospacing="1" w:after="100" w:afterAutospacing="1" w:line="360" w:lineRule="auto"/>
        <w:rPr>
          <w:rFonts w:ascii="Times New Roman" w:eastAsia="Times New Roman" w:hAnsi="Times New Roman" w:cs="Times New Roman"/>
          <w:color w:val="auto"/>
          <w:kern w:val="0"/>
          <w:sz w:val="28"/>
          <w:szCs w:val="28"/>
          <w14:ligatures w14:val="none"/>
        </w:rPr>
      </w:pPr>
      <w:r w:rsidRPr="00C428CD">
        <w:rPr>
          <w:rFonts w:ascii="Times New Roman" w:eastAsia="Times New Roman" w:hAnsi="Times New Roman" w:cs="Times New Roman"/>
          <w:color w:val="auto"/>
          <w:kern w:val="0"/>
          <w:sz w:val="28"/>
          <w:szCs w:val="28"/>
          <w14:ligatures w14:val="none"/>
        </w:rPr>
        <w:t>However, challenges such as network dependency, security concerns, and limited emergency capabilities highlight the need for improved systems. These limitations create an opportunity to design a caregiver and patient management system that is more reliable, secure, and accessible even in low-resource environments.</w:t>
      </w:r>
    </w:p>
    <w:p w14:paraId="136E07B5" w14:textId="77777777" w:rsidR="00B02103" w:rsidRPr="00B02103" w:rsidRDefault="00B02103" w:rsidP="00B02103">
      <w:pPr>
        <w:spacing w:before="100" w:beforeAutospacing="1" w:after="100" w:afterAutospacing="1" w:line="360" w:lineRule="auto"/>
        <w:rPr>
          <w:rFonts w:ascii="Times New Roman" w:eastAsia="Times New Roman" w:hAnsi="Times New Roman" w:cs="Times New Roman"/>
          <w:color w:val="auto"/>
          <w:kern w:val="0"/>
          <w:sz w:val="28"/>
          <w:szCs w:val="28"/>
          <w14:ligatures w14:val="none"/>
        </w:rPr>
      </w:pPr>
    </w:p>
    <w:p w14:paraId="5CF41103" w14:textId="77777777" w:rsidR="003A57BA" w:rsidRDefault="003A57BA" w:rsidP="00B02103">
      <w:pPr>
        <w:pStyle w:val="ListParagraph"/>
        <w:spacing w:line="360" w:lineRule="auto"/>
        <w:rPr>
          <w:rFonts w:ascii="Times New Roman" w:hAnsi="Times New Roman" w:cs="Times New Roman"/>
          <w:sz w:val="28"/>
          <w:szCs w:val="28"/>
        </w:rPr>
      </w:pPr>
    </w:p>
    <w:p w14:paraId="70455D46" w14:textId="77777777" w:rsidR="00DC6D5A" w:rsidRDefault="00DC6D5A" w:rsidP="00B02103">
      <w:pPr>
        <w:pStyle w:val="ListParagraph"/>
        <w:spacing w:line="360" w:lineRule="auto"/>
        <w:rPr>
          <w:rFonts w:ascii="Times New Roman" w:hAnsi="Times New Roman" w:cs="Times New Roman"/>
          <w:sz w:val="28"/>
          <w:szCs w:val="28"/>
        </w:rPr>
      </w:pPr>
    </w:p>
    <w:p w14:paraId="2B04CD16" w14:textId="77777777" w:rsidR="00DC6D5A" w:rsidRDefault="00DC6D5A" w:rsidP="00B02103">
      <w:pPr>
        <w:pStyle w:val="ListParagraph"/>
        <w:spacing w:line="360" w:lineRule="auto"/>
        <w:rPr>
          <w:rFonts w:ascii="Times New Roman" w:hAnsi="Times New Roman" w:cs="Times New Roman"/>
          <w:sz w:val="28"/>
          <w:szCs w:val="28"/>
        </w:rPr>
      </w:pPr>
    </w:p>
    <w:p w14:paraId="165EF454" w14:textId="77777777" w:rsidR="00DC6D5A" w:rsidRDefault="00DC6D5A" w:rsidP="00B02103">
      <w:pPr>
        <w:pStyle w:val="ListParagraph"/>
        <w:spacing w:line="360" w:lineRule="auto"/>
        <w:rPr>
          <w:rFonts w:ascii="Times New Roman" w:hAnsi="Times New Roman" w:cs="Times New Roman"/>
          <w:sz w:val="28"/>
          <w:szCs w:val="28"/>
        </w:rPr>
      </w:pPr>
    </w:p>
    <w:p w14:paraId="6A714060" w14:textId="77777777" w:rsidR="00DC6D5A" w:rsidRDefault="00DC6D5A" w:rsidP="00B02103">
      <w:pPr>
        <w:pStyle w:val="ListParagraph"/>
        <w:spacing w:line="360" w:lineRule="auto"/>
        <w:rPr>
          <w:rFonts w:ascii="Times New Roman" w:hAnsi="Times New Roman" w:cs="Times New Roman"/>
          <w:sz w:val="28"/>
          <w:szCs w:val="28"/>
        </w:rPr>
      </w:pPr>
    </w:p>
    <w:p w14:paraId="7100290B" w14:textId="77777777" w:rsidR="00DC6D5A" w:rsidRDefault="00DC6D5A" w:rsidP="00B02103">
      <w:pPr>
        <w:pStyle w:val="ListParagraph"/>
        <w:spacing w:line="360" w:lineRule="auto"/>
        <w:rPr>
          <w:rFonts w:ascii="Times New Roman" w:hAnsi="Times New Roman" w:cs="Times New Roman"/>
          <w:sz w:val="28"/>
          <w:szCs w:val="28"/>
        </w:rPr>
      </w:pPr>
    </w:p>
    <w:p w14:paraId="59FB2584" w14:textId="4E708147" w:rsidR="00C91972" w:rsidRPr="00C91972" w:rsidRDefault="00C91972" w:rsidP="00C91972">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DC6D5A" w:rsidRPr="00C91972">
        <w:rPr>
          <w:rFonts w:ascii="Times New Roman" w:hAnsi="Times New Roman" w:cs="Times New Roman"/>
          <w:b/>
          <w:bCs/>
          <w:sz w:val="28"/>
          <w:szCs w:val="28"/>
        </w:rPr>
        <w:t>R</w:t>
      </w:r>
      <w:r w:rsidRPr="00C91972">
        <w:rPr>
          <w:rFonts w:ascii="Times New Roman" w:hAnsi="Times New Roman" w:cs="Times New Roman"/>
          <w:b/>
          <w:bCs/>
          <w:sz w:val="28"/>
          <w:szCs w:val="28"/>
        </w:rPr>
        <w:t>eview</w:t>
      </w:r>
      <w:r w:rsidR="00DC6D5A" w:rsidRPr="00C91972">
        <w:rPr>
          <w:rFonts w:ascii="Times New Roman" w:hAnsi="Times New Roman" w:cs="Times New Roman"/>
          <w:b/>
          <w:bCs/>
          <w:sz w:val="28"/>
          <w:szCs w:val="28"/>
        </w:rPr>
        <w:t xml:space="preserve"> O</w:t>
      </w:r>
      <w:r w:rsidRPr="00C91972">
        <w:rPr>
          <w:rFonts w:ascii="Times New Roman" w:hAnsi="Times New Roman" w:cs="Times New Roman"/>
          <w:b/>
          <w:bCs/>
          <w:sz w:val="28"/>
          <w:szCs w:val="28"/>
        </w:rPr>
        <w:t>f</w:t>
      </w:r>
      <w:r w:rsidR="00DC6D5A" w:rsidRPr="00C91972">
        <w:rPr>
          <w:rFonts w:ascii="Times New Roman" w:hAnsi="Times New Roman" w:cs="Times New Roman"/>
          <w:b/>
          <w:bCs/>
          <w:sz w:val="28"/>
          <w:szCs w:val="28"/>
        </w:rPr>
        <w:t xml:space="preserve"> S</w:t>
      </w:r>
      <w:r w:rsidRPr="00C91972">
        <w:rPr>
          <w:rFonts w:ascii="Times New Roman" w:hAnsi="Times New Roman" w:cs="Times New Roman"/>
          <w:b/>
          <w:bCs/>
          <w:sz w:val="28"/>
          <w:szCs w:val="28"/>
        </w:rPr>
        <w:t>ystem</w:t>
      </w:r>
      <w:r w:rsidR="00DC6D5A" w:rsidRPr="00C91972">
        <w:rPr>
          <w:rFonts w:ascii="Times New Roman" w:hAnsi="Times New Roman" w:cs="Times New Roman"/>
          <w:b/>
          <w:bCs/>
          <w:sz w:val="28"/>
          <w:szCs w:val="28"/>
        </w:rPr>
        <w:t xml:space="preserve"> 3: (Care</w:t>
      </w:r>
      <w:r>
        <w:rPr>
          <w:rFonts w:ascii="Times New Roman" w:hAnsi="Times New Roman" w:cs="Times New Roman"/>
          <w:b/>
          <w:bCs/>
          <w:sz w:val="28"/>
          <w:szCs w:val="28"/>
        </w:rPr>
        <w:t xml:space="preserve"> Z</w:t>
      </w:r>
      <w:r w:rsidR="00DC6D5A" w:rsidRPr="00C91972">
        <w:rPr>
          <w:rFonts w:ascii="Times New Roman" w:hAnsi="Times New Roman" w:cs="Times New Roman"/>
          <w:b/>
          <w:bCs/>
          <w:sz w:val="28"/>
          <w:szCs w:val="28"/>
        </w:rPr>
        <w:t>on</w:t>
      </w:r>
      <w:r w:rsidRPr="00C91972">
        <w:rPr>
          <w:rFonts w:ascii="Times New Roman" w:hAnsi="Times New Roman" w:cs="Times New Roman"/>
          <w:b/>
          <w:bCs/>
          <w:sz w:val="28"/>
          <w:szCs w:val="28"/>
        </w:rPr>
        <w:t>e</w:t>
      </w:r>
      <w:r w:rsidR="00DC6D5A" w:rsidRPr="00C91972">
        <w:rPr>
          <w:rFonts w:ascii="Times New Roman" w:hAnsi="Times New Roman" w:cs="Times New Roman"/>
          <w:b/>
          <w:bCs/>
          <w:sz w:val="28"/>
          <w:szCs w:val="28"/>
        </w:rPr>
        <w:t>)</w:t>
      </w:r>
    </w:p>
    <w:p w14:paraId="79476919" w14:textId="20C34905" w:rsidR="00C91972" w:rsidRPr="00C91972" w:rsidRDefault="00C91972" w:rsidP="00C91972">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1.0 </w:t>
      </w:r>
      <w:r w:rsidRPr="00C91972">
        <w:rPr>
          <w:rFonts w:ascii="Times New Roman" w:hAnsi="Times New Roman" w:cs="Times New Roman"/>
          <w:b/>
          <w:bCs/>
          <w:sz w:val="28"/>
          <w:szCs w:val="28"/>
        </w:rPr>
        <w:t>DESCRIPTION OF SYSTEM</w:t>
      </w:r>
    </w:p>
    <w:p w14:paraId="3A93EDA7" w14:textId="77777777" w:rsidR="00C91972" w:rsidRPr="00C91972" w:rsidRDefault="00C91972" w:rsidP="00C91972">
      <w:pPr>
        <w:pStyle w:val="ListParagraph"/>
        <w:numPr>
          <w:ilvl w:val="0"/>
          <w:numId w:val="40"/>
        </w:numPr>
        <w:spacing w:line="360" w:lineRule="auto"/>
        <w:rPr>
          <w:rFonts w:ascii="Times New Roman" w:hAnsi="Times New Roman" w:cs="Times New Roman"/>
          <w:b/>
          <w:bCs/>
          <w:sz w:val="28"/>
          <w:szCs w:val="28"/>
        </w:rPr>
      </w:pPr>
      <w:r w:rsidRPr="00C91972">
        <w:rPr>
          <w:rFonts w:ascii="Times New Roman" w:hAnsi="Times New Roman" w:cs="Times New Roman"/>
          <w:b/>
          <w:bCs/>
          <w:sz w:val="28"/>
          <w:szCs w:val="28"/>
        </w:rPr>
        <w:t>Overview of the System</w:t>
      </w:r>
    </w:p>
    <w:p w14:paraId="5810E833" w14:textId="6D524E54" w:rsidR="00C91972" w:rsidRPr="00C91972" w:rsidRDefault="00C91972" w:rsidP="00C91972">
      <w:pPr>
        <w:pStyle w:val="ListParagraph"/>
        <w:spacing w:line="360" w:lineRule="auto"/>
        <w:rPr>
          <w:rFonts w:ascii="Times New Roman" w:hAnsi="Times New Roman" w:cs="Times New Roman"/>
          <w:sz w:val="28"/>
          <w:szCs w:val="28"/>
        </w:rPr>
      </w:pPr>
      <w:r w:rsidRPr="00C91972">
        <w:rPr>
          <w:rFonts w:ascii="Times New Roman" w:hAnsi="Times New Roman" w:cs="Times New Roman"/>
          <w:sz w:val="28"/>
          <w:szCs w:val="28"/>
        </w:rPr>
        <w:t>Care</w:t>
      </w:r>
      <w:r>
        <w:rPr>
          <w:rFonts w:ascii="Times New Roman" w:hAnsi="Times New Roman" w:cs="Times New Roman"/>
          <w:sz w:val="28"/>
          <w:szCs w:val="28"/>
        </w:rPr>
        <w:t xml:space="preserve"> </w:t>
      </w:r>
      <w:r w:rsidRPr="00C91972">
        <w:rPr>
          <w:rFonts w:ascii="Times New Roman" w:hAnsi="Times New Roman" w:cs="Times New Roman"/>
          <w:sz w:val="28"/>
          <w:szCs w:val="28"/>
        </w:rPr>
        <w:t>Zone is a digital healthcare management platform designed to help caregivers manage patients effectively. It allows families and professional caregivers to organize medications, appointments, health records, and daily care activities in one system.</w:t>
      </w:r>
    </w:p>
    <w:p w14:paraId="1BA8BFC6" w14:textId="77777777" w:rsidR="00C91972" w:rsidRDefault="00C91972" w:rsidP="00C91972">
      <w:pPr>
        <w:pStyle w:val="ListParagraph"/>
        <w:spacing w:line="360" w:lineRule="auto"/>
        <w:rPr>
          <w:rFonts w:ascii="Times New Roman" w:hAnsi="Times New Roman" w:cs="Times New Roman"/>
          <w:sz w:val="28"/>
          <w:szCs w:val="28"/>
        </w:rPr>
      </w:pPr>
      <w:r w:rsidRPr="00C91972">
        <w:rPr>
          <w:rFonts w:ascii="Times New Roman" w:hAnsi="Times New Roman" w:cs="Times New Roman"/>
          <w:sz w:val="28"/>
          <w:szCs w:val="28"/>
        </w:rPr>
        <w:t>The platform is commonly used by caregivers managing elderly patients or individuals with chronic illnesses.</w:t>
      </w:r>
    </w:p>
    <w:p w14:paraId="55D6131D" w14:textId="77777777" w:rsidR="00C91972" w:rsidRDefault="00C91972" w:rsidP="00C91972">
      <w:pPr>
        <w:pStyle w:val="ListParagraph"/>
        <w:spacing w:line="360" w:lineRule="auto"/>
        <w:rPr>
          <w:rFonts w:ascii="Times New Roman" w:hAnsi="Times New Roman" w:cs="Times New Roman"/>
          <w:sz w:val="28"/>
          <w:szCs w:val="28"/>
        </w:rPr>
      </w:pPr>
    </w:p>
    <w:p w14:paraId="1F044578" w14:textId="77777777" w:rsidR="00C91972" w:rsidRDefault="00C91972" w:rsidP="00C91972">
      <w:pPr>
        <w:pStyle w:val="ListParagraph"/>
        <w:spacing w:line="360" w:lineRule="auto"/>
        <w:rPr>
          <w:rFonts w:ascii="Times New Roman" w:hAnsi="Times New Roman" w:cs="Times New Roman"/>
          <w:sz w:val="28"/>
          <w:szCs w:val="28"/>
        </w:rPr>
      </w:pPr>
    </w:p>
    <w:p w14:paraId="7F94230B" w14:textId="4DF18A0C" w:rsidR="00C91972" w:rsidRPr="00C91972" w:rsidRDefault="00C91972" w:rsidP="00C91972">
      <w:pPr>
        <w:pStyle w:val="ListParagraph"/>
        <w:numPr>
          <w:ilvl w:val="0"/>
          <w:numId w:val="41"/>
        </w:numPr>
        <w:spacing w:line="360" w:lineRule="auto"/>
        <w:rPr>
          <w:rFonts w:ascii="Times New Roman" w:hAnsi="Times New Roman" w:cs="Times New Roman"/>
          <w:b/>
          <w:bCs/>
          <w:sz w:val="28"/>
          <w:szCs w:val="28"/>
        </w:rPr>
      </w:pPr>
      <w:r w:rsidRPr="00C91972">
        <w:rPr>
          <w:rFonts w:ascii="Times New Roman" w:hAnsi="Times New Roman" w:cs="Times New Roman"/>
          <w:b/>
          <w:bCs/>
          <w:sz w:val="28"/>
          <w:szCs w:val="28"/>
        </w:rPr>
        <w:t>Model Of the System</w:t>
      </w:r>
    </w:p>
    <w:p w14:paraId="09F14618" w14:textId="77777777" w:rsidR="00C91972" w:rsidRDefault="00C91972" w:rsidP="00C91972">
      <w:pPr>
        <w:pStyle w:val="ListParagraph"/>
        <w:spacing w:line="360" w:lineRule="auto"/>
        <w:rPr>
          <w:rFonts w:ascii="Times New Roman" w:hAnsi="Times New Roman" w:cs="Times New Roman"/>
          <w:sz w:val="28"/>
          <w:szCs w:val="28"/>
        </w:rPr>
      </w:pPr>
    </w:p>
    <w:p w14:paraId="18D9CF75" w14:textId="77777777" w:rsidR="00C91972" w:rsidRDefault="00C91972" w:rsidP="00C91972">
      <w:pPr>
        <w:pStyle w:val="ListParagraph"/>
        <w:spacing w:line="360" w:lineRule="auto"/>
        <w:rPr>
          <w:rFonts w:ascii="Times New Roman" w:hAnsi="Times New Roman" w:cs="Times New Roman"/>
          <w:sz w:val="28"/>
          <w:szCs w:val="28"/>
        </w:rPr>
      </w:pPr>
    </w:p>
    <w:p w14:paraId="380AB3B6" w14:textId="77777777" w:rsidR="00C91972" w:rsidRDefault="00C91972" w:rsidP="00C91972">
      <w:pPr>
        <w:pStyle w:val="ListParagraph"/>
        <w:spacing w:line="360" w:lineRule="auto"/>
        <w:rPr>
          <w:rFonts w:ascii="Times New Roman" w:hAnsi="Times New Roman" w:cs="Times New Roman"/>
          <w:sz w:val="28"/>
          <w:szCs w:val="28"/>
        </w:rPr>
      </w:pPr>
    </w:p>
    <w:p w14:paraId="61E94B4B" w14:textId="77777777" w:rsidR="00C91972" w:rsidRDefault="00C91972" w:rsidP="00C91972">
      <w:pPr>
        <w:pStyle w:val="ListParagraph"/>
        <w:spacing w:line="360" w:lineRule="auto"/>
        <w:rPr>
          <w:rFonts w:ascii="Times New Roman" w:hAnsi="Times New Roman" w:cs="Times New Roman"/>
          <w:sz w:val="28"/>
          <w:szCs w:val="28"/>
        </w:rPr>
      </w:pPr>
    </w:p>
    <w:p w14:paraId="1AD8F83B" w14:textId="77777777" w:rsidR="00C91972" w:rsidRDefault="00C91972" w:rsidP="00C91972">
      <w:pPr>
        <w:pStyle w:val="ListParagraph"/>
        <w:spacing w:line="360" w:lineRule="auto"/>
        <w:rPr>
          <w:rFonts w:ascii="Times New Roman" w:hAnsi="Times New Roman" w:cs="Times New Roman"/>
          <w:sz w:val="28"/>
          <w:szCs w:val="28"/>
        </w:rPr>
      </w:pPr>
    </w:p>
    <w:p w14:paraId="7321F196" w14:textId="77777777" w:rsidR="00C91972" w:rsidRDefault="00C91972" w:rsidP="00C91972">
      <w:pPr>
        <w:pStyle w:val="ListParagraph"/>
        <w:spacing w:line="360" w:lineRule="auto"/>
        <w:rPr>
          <w:rFonts w:ascii="Times New Roman" w:hAnsi="Times New Roman" w:cs="Times New Roman"/>
          <w:sz w:val="28"/>
          <w:szCs w:val="28"/>
        </w:rPr>
      </w:pPr>
    </w:p>
    <w:p w14:paraId="7BBD6BCF" w14:textId="77777777" w:rsidR="00C91972" w:rsidRDefault="00C91972" w:rsidP="00C91972">
      <w:pPr>
        <w:pStyle w:val="ListParagraph"/>
        <w:spacing w:line="360" w:lineRule="auto"/>
        <w:rPr>
          <w:rFonts w:ascii="Times New Roman" w:hAnsi="Times New Roman" w:cs="Times New Roman"/>
          <w:sz w:val="28"/>
          <w:szCs w:val="28"/>
        </w:rPr>
      </w:pPr>
    </w:p>
    <w:p w14:paraId="561A65FA" w14:textId="77777777" w:rsidR="00C91972" w:rsidRDefault="00C91972" w:rsidP="00C91972">
      <w:pPr>
        <w:pStyle w:val="ListParagraph"/>
        <w:spacing w:line="360" w:lineRule="auto"/>
        <w:rPr>
          <w:rFonts w:ascii="Times New Roman" w:hAnsi="Times New Roman" w:cs="Times New Roman"/>
          <w:sz w:val="28"/>
          <w:szCs w:val="28"/>
        </w:rPr>
      </w:pPr>
    </w:p>
    <w:p w14:paraId="675DD924" w14:textId="77777777" w:rsidR="00C91972" w:rsidRDefault="00C91972" w:rsidP="00C91972">
      <w:pPr>
        <w:pStyle w:val="ListParagraph"/>
        <w:spacing w:line="360" w:lineRule="auto"/>
        <w:rPr>
          <w:rFonts w:ascii="Times New Roman" w:hAnsi="Times New Roman" w:cs="Times New Roman"/>
          <w:sz w:val="28"/>
          <w:szCs w:val="28"/>
        </w:rPr>
      </w:pPr>
    </w:p>
    <w:p w14:paraId="0238E9E5" w14:textId="77777777" w:rsidR="00C91972" w:rsidRDefault="00C91972" w:rsidP="00C91972">
      <w:pPr>
        <w:pStyle w:val="ListParagraph"/>
        <w:spacing w:line="360" w:lineRule="auto"/>
        <w:rPr>
          <w:rFonts w:ascii="Times New Roman" w:hAnsi="Times New Roman" w:cs="Times New Roman"/>
          <w:sz w:val="28"/>
          <w:szCs w:val="28"/>
        </w:rPr>
      </w:pPr>
    </w:p>
    <w:p w14:paraId="113EA303" w14:textId="77777777" w:rsidR="00C91972" w:rsidRDefault="00C91972" w:rsidP="00C91972">
      <w:pPr>
        <w:pStyle w:val="ListParagraph"/>
        <w:spacing w:line="360" w:lineRule="auto"/>
        <w:rPr>
          <w:rFonts w:ascii="Times New Roman" w:hAnsi="Times New Roman" w:cs="Times New Roman"/>
          <w:sz w:val="28"/>
          <w:szCs w:val="28"/>
        </w:rPr>
      </w:pPr>
    </w:p>
    <w:p w14:paraId="48F28B43" w14:textId="77777777" w:rsidR="00C91972" w:rsidRDefault="00C91972" w:rsidP="00C91972">
      <w:pPr>
        <w:pStyle w:val="ListParagraph"/>
        <w:spacing w:line="360" w:lineRule="auto"/>
        <w:rPr>
          <w:rFonts w:ascii="Times New Roman" w:hAnsi="Times New Roman" w:cs="Times New Roman"/>
          <w:sz w:val="28"/>
          <w:szCs w:val="28"/>
        </w:rPr>
      </w:pPr>
    </w:p>
    <w:p w14:paraId="620BC73F" w14:textId="77777777" w:rsidR="00C91972" w:rsidRDefault="00C91972" w:rsidP="00C91972">
      <w:pPr>
        <w:pStyle w:val="ListParagraph"/>
        <w:spacing w:line="360" w:lineRule="auto"/>
        <w:rPr>
          <w:rFonts w:ascii="Times New Roman" w:hAnsi="Times New Roman" w:cs="Times New Roman"/>
          <w:sz w:val="28"/>
          <w:szCs w:val="28"/>
        </w:rPr>
      </w:pPr>
    </w:p>
    <w:p w14:paraId="6A1F72F1" w14:textId="77777777" w:rsidR="00C91972" w:rsidRDefault="00C91972" w:rsidP="00C91972">
      <w:pPr>
        <w:pStyle w:val="ListParagraph"/>
        <w:spacing w:line="360" w:lineRule="auto"/>
        <w:rPr>
          <w:rFonts w:ascii="Times New Roman" w:hAnsi="Times New Roman" w:cs="Times New Roman"/>
          <w:sz w:val="28"/>
          <w:szCs w:val="28"/>
        </w:rPr>
      </w:pPr>
    </w:p>
    <w:p w14:paraId="091B9388" w14:textId="4937EBD1" w:rsidR="00E85DB1" w:rsidRPr="00E85DB1" w:rsidRDefault="00E85DB1" w:rsidP="00E85DB1">
      <w:pPr>
        <w:pStyle w:val="ListParagraph"/>
        <w:numPr>
          <w:ilvl w:val="0"/>
          <w:numId w:val="44"/>
        </w:numPr>
        <w:spacing w:line="360" w:lineRule="auto"/>
        <w:rPr>
          <w:rFonts w:ascii="Times New Roman" w:hAnsi="Times New Roman" w:cs="Times New Roman"/>
          <w:b/>
          <w:bCs/>
          <w:sz w:val="28"/>
          <w:szCs w:val="28"/>
        </w:rPr>
      </w:pPr>
      <w:r w:rsidRPr="00E85DB1">
        <w:rPr>
          <w:rFonts w:ascii="Times New Roman" w:hAnsi="Times New Roman" w:cs="Times New Roman"/>
          <w:b/>
          <w:bCs/>
          <w:sz w:val="28"/>
          <w:szCs w:val="28"/>
        </w:rPr>
        <w:t>Features of the System</w:t>
      </w:r>
    </w:p>
    <w:p w14:paraId="01F78481" w14:textId="77777777" w:rsidR="00E85DB1" w:rsidRPr="00E85DB1" w:rsidRDefault="00E85DB1" w:rsidP="00E85DB1">
      <w:pPr>
        <w:pStyle w:val="ListParagraph"/>
        <w:numPr>
          <w:ilvl w:val="0"/>
          <w:numId w:val="42"/>
        </w:numPr>
        <w:spacing w:line="360" w:lineRule="auto"/>
        <w:rPr>
          <w:rFonts w:ascii="Times New Roman" w:hAnsi="Times New Roman" w:cs="Times New Roman"/>
          <w:sz w:val="28"/>
          <w:szCs w:val="28"/>
        </w:rPr>
      </w:pPr>
      <w:r w:rsidRPr="00E85DB1">
        <w:rPr>
          <w:rFonts w:ascii="Times New Roman" w:hAnsi="Times New Roman" w:cs="Times New Roman"/>
          <w:sz w:val="28"/>
          <w:szCs w:val="28"/>
        </w:rPr>
        <w:t xml:space="preserve">Medication tracking and reminders </w:t>
      </w:r>
    </w:p>
    <w:p w14:paraId="0FA2EFE7" w14:textId="77777777" w:rsidR="00E85DB1" w:rsidRPr="00E85DB1" w:rsidRDefault="00E85DB1" w:rsidP="00E85DB1">
      <w:pPr>
        <w:pStyle w:val="ListParagraph"/>
        <w:numPr>
          <w:ilvl w:val="0"/>
          <w:numId w:val="42"/>
        </w:numPr>
        <w:spacing w:line="360" w:lineRule="auto"/>
        <w:rPr>
          <w:rFonts w:ascii="Times New Roman" w:hAnsi="Times New Roman" w:cs="Times New Roman"/>
          <w:sz w:val="28"/>
          <w:szCs w:val="28"/>
        </w:rPr>
      </w:pPr>
      <w:r w:rsidRPr="00E85DB1">
        <w:rPr>
          <w:rFonts w:ascii="Times New Roman" w:hAnsi="Times New Roman" w:cs="Times New Roman"/>
          <w:sz w:val="28"/>
          <w:szCs w:val="28"/>
        </w:rPr>
        <w:t xml:space="preserve">Patient health record management </w:t>
      </w:r>
    </w:p>
    <w:p w14:paraId="78DA3CBF" w14:textId="77777777" w:rsidR="00E85DB1" w:rsidRPr="00E85DB1" w:rsidRDefault="00E85DB1" w:rsidP="00E85DB1">
      <w:pPr>
        <w:pStyle w:val="ListParagraph"/>
        <w:numPr>
          <w:ilvl w:val="0"/>
          <w:numId w:val="42"/>
        </w:numPr>
        <w:spacing w:line="360" w:lineRule="auto"/>
        <w:rPr>
          <w:rFonts w:ascii="Times New Roman" w:hAnsi="Times New Roman" w:cs="Times New Roman"/>
          <w:sz w:val="28"/>
          <w:szCs w:val="28"/>
        </w:rPr>
      </w:pPr>
      <w:r w:rsidRPr="00E85DB1">
        <w:rPr>
          <w:rFonts w:ascii="Times New Roman" w:hAnsi="Times New Roman" w:cs="Times New Roman"/>
          <w:sz w:val="28"/>
          <w:szCs w:val="28"/>
        </w:rPr>
        <w:t xml:space="preserve">Appointment scheduling </w:t>
      </w:r>
    </w:p>
    <w:p w14:paraId="67595555" w14:textId="77777777" w:rsidR="00E85DB1" w:rsidRPr="00E85DB1" w:rsidRDefault="00E85DB1" w:rsidP="00E85DB1">
      <w:pPr>
        <w:pStyle w:val="ListParagraph"/>
        <w:numPr>
          <w:ilvl w:val="0"/>
          <w:numId w:val="42"/>
        </w:numPr>
        <w:spacing w:line="360" w:lineRule="auto"/>
        <w:rPr>
          <w:rFonts w:ascii="Times New Roman" w:hAnsi="Times New Roman" w:cs="Times New Roman"/>
          <w:sz w:val="28"/>
          <w:szCs w:val="28"/>
        </w:rPr>
      </w:pPr>
      <w:r w:rsidRPr="00E85DB1">
        <w:rPr>
          <w:rFonts w:ascii="Times New Roman" w:hAnsi="Times New Roman" w:cs="Times New Roman"/>
          <w:sz w:val="28"/>
          <w:szCs w:val="28"/>
        </w:rPr>
        <w:t xml:space="preserve">Shared access for family members </w:t>
      </w:r>
    </w:p>
    <w:p w14:paraId="692B9816" w14:textId="77777777" w:rsidR="00E85DB1" w:rsidRPr="00E85DB1" w:rsidRDefault="00E85DB1" w:rsidP="00E85DB1">
      <w:pPr>
        <w:pStyle w:val="ListParagraph"/>
        <w:numPr>
          <w:ilvl w:val="0"/>
          <w:numId w:val="42"/>
        </w:numPr>
        <w:spacing w:line="360" w:lineRule="auto"/>
        <w:rPr>
          <w:rFonts w:ascii="Times New Roman" w:hAnsi="Times New Roman" w:cs="Times New Roman"/>
          <w:sz w:val="28"/>
          <w:szCs w:val="28"/>
        </w:rPr>
      </w:pPr>
      <w:r w:rsidRPr="00E85DB1">
        <w:rPr>
          <w:rFonts w:ascii="Times New Roman" w:hAnsi="Times New Roman" w:cs="Times New Roman"/>
          <w:sz w:val="28"/>
          <w:szCs w:val="28"/>
        </w:rPr>
        <w:t xml:space="preserve">Notifications and alerts </w:t>
      </w:r>
    </w:p>
    <w:p w14:paraId="487667A6" w14:textId="77777777" w:rsidR="00E85DB1" w:rsidRDefault="00E85DB1" w:rsidP="00E85DB1">
      <w:pPr>
        <w:pStyle w:val="ListParagraph"/>
        <w:numPr>
          <w:ilvl w:val="0"/>
          <w:numId w:val="42"/>
        </w:numPr>
        <w:spacing w:line="360" w:lineRule="auto"/>
        <w:rPr>
          <w:rFonts w:ascii="Times New Roman" w:hAnsi="Times New Roman" w:cs="Times New Roman"/>
          <w:sz w:val="28"/>
          <w:szCs w:val="28"/>
        </w:rPr>
      </w:pPr>
      <w:r w:rsidRPr="00E85DB1">
        <w:rPr>
          <w:rFonts w:ascii="Times New Roman" w:hAnsi="Times New Roman" w:cs="Times New Roman"/>
          <w:sz w:val="28"/>
          <w:szCs w:val="28"/>
        </w:rPr>
        <w:t>Secure data storage</w:t>
      </w:r>
    </w:p>
    <w:p w14:paraId="555D9AED" w14:textId="77777777" w:rsidR="00E85DB1" w:rsidRPr="00E85DB1" w:rsidRDefault="00E85DB1" w:rsidP="00E85DB1">
      <w:pPr>
        <w:spacing w:line="360" w:lineRule="auto"/>
        <w:ind w:left="720"/>
        <w:rPr>
          <w:rFonts w:ascii="Times New Roman" w:hAnsi="Times New Roman" w:cs="Times New Roman"/>
          <w:b/>
          <w:bCs/>
          <w:sz w:val="28"/>
          <w:szCs w:val="28"/>
        </w:rPr>
      </w:pPr>
    </w:p>
    <w:p w14:paraId="34F66B5D" w14:textId="145ADC8F" w:rsidR="00E85DB1" w:rsidRPr="00E85DB1" w:rsidRDefault="00E85DB1" w:rsidP="00E85DB1">
      <w:pPr>
        <w:pStyle w:val="ListParagraph"/>
        <w:numPr>
          <w:ilvl w:val="0"/>
          <w:numId w:val="48"/>
        </w:numPr>
        <w:spacing w:line="360" w:lineRule="auto"/>
        <w:rPr>
          <w:rFonts w:ascii="Times New Roman" w:hAnsi="Times New Roman" w:cs="Times New Roman"/>
          <w:b/>
          <w:bCs/>
          <w:sz w:val="28"/>
          <w:szCs w:val="28"/>
        </w:rPr>
      </w:pPr>
      <w:r w:rsidRPr="00E85DB1">
        <w:rPr>
          <w:rFonts w:ascii="Times New Roman" w:hAnsi="Times New Roman" w:cs="Times New Roman"/>
          <w:b/>
          <w:bCs/>
          <w:sz w:val="28"/>
          <w:szCs w:val="28"/>
        </w:rPr>
        <w:t>Development tools and Environment</w:t>
      </w:r>
    </w:p>
    <w:p w14:paraId="6778F981" w14:textId="030D6C0A" w:rsidR="00E85DB1" w:rsidRPr="00E85DB1" w:rsidRDefault="00E85DB1" w:rsidP="00E85DB1">
      <w:pPr>
        <w:numPr>
          <w:ilvl w:val="0"/>
          <w:numId w:val="45"/>
        </w:numPr>
        <w:spacing w:line="360" w:lineRule="auto"/>
        <w:rPr>
          <w:rFonts w:ascii="Times New Roman" w:hAnsi="Times New Roman" w:cs="Times New Roman"/>
          <w:sz w:val="28"/>
          <w:szCs w:val="28"/>
        </w:rPr>
      </w:pPr>
      <w:r w:rsidRPr="00E85DB1">
        <w:rPr>
          <w:rFonts w:ascii="Times New Roman" w:hAnsi="Times New Roman" w:cs="Times New Roman"/>
          <w:b/>
          <w:bCs/>
          <w:sz w:val="28"/>
          <w:szCs w:val="28"/>
        </w:rPr>
        <w:t>Frontend:</w:t>
      </w:r>
      <w:r w:rsidRPr="00E85DB1">
        <w:rPr>
          <w:rFonts w:ascii="Times New Roman" w:hAnsi="Times New Roman" w:cs="Times New Roman"/>
          <w:sz w:val="28"/>
          <w:szCs w:val="28"/>
        </w:rPr>
        <w:t xml:space="preserve"> HTML, CSS, JavaScript </w:t>
      </w:r>
    </w:p>
    <w:p w14:paraId="2708AAE6" w14:textId="77777777" w:rsidR="00E85DB1" w:rsidRPr="00E85DB1" w:rsidRDefault="00E85DB1" w:rsidP="00E85DB1">
      <w:pPr>
        <w:numPr>
          <w:ilvl w:val="0"/>
          <w:numId w:val="45"/>
        </w:numPr>
        <w:spacing w:line="360" w:lineRule="auto"/>
        <w:rPr>
          <w:rFonts w:ascii="Times New Roman" w:hAnsi="Times New Roman" w:cs="Times New Roman"/>
          <w:sz w:val="28"/>
          <w:szCs w:val="28"/>
        </w:rPr>
      </w:pPr>
      <w:r w:rsidRPr="00E85DB1">
        <w:rPr>
          <w:rFonts w:ascii="Times New Roman" w:hAnsi="Times New Roman" w:cs="Times New Roman"/>
          <w:b/>
          <w:bCs/>
          <w:sz w:val="28"/>
          <w:szCs w:val="28"/>
        </w:rPr>
        <w:t>Mobile App:</w:t>
      </w:r>
      <w:r w:rsidRPr="00E85DB1">
        <w:rPr>
          <w:rFonts w:ascii="Times New Roman" w:hAnsi="Times New Roman" w:cs="Times New Roman"/>
          <w:sz w:val="28"/>
          <w:szCs w:val="28"/>
        </w:rPr>
        <w:t xml:space="preserve"> Android &amp; iOS </w:t>
      </w:r>
    </w:p>
    <w:p w14:paraId="1290F5A6" w14:textId="77777777" w:rsidR="00E85DB1" w:rsidRPr="00E85DB1" w:rsidRDefault="00E85DB1" w:rsidP="00E85DB1">
      <w:pPr>
        <w:numPr>
          <w:ilvl w:val="0"/>
          <w:numId w:val="45"/>
        </w:numPr>
        <w:spacing w:line="360" w:lineRule="auto"/>
        <w:rPr>
          <w:rFonts w:ascii="Times New Roman" w:hAnsi="Times New Roman" w:cs="Times New Roman"/>
          <w:sz w:val="28"/>
          <w:szCs w:val="28"/>
        </w:rPr>
      </w:pPr>
      <w:r w:rsidRPr="00E85DB1">
        <w:rPr>
          <w:rFonts w:ascii="Times New Roman" w:hAnsi="Times New Roman" w:cs="Times New Roman"/>
          <w:b/>
          <w:bCs/>
          <w:sz w:val="28"/>
          <w:szCs w:val="28"/>
        </w:rPr>
        <w:t>Backend:</w:t>
      </w:r>
      <w:r w:rsidRPr="00E85DB1">
        <w:rPr>
          <w:rFonts w:ascii="Times New Roman" w:hAnsi="Times New Roman" w:cs="Times New Roman"/>
          <w:sz w:val="28"/>
          <w:szCs w:val="28"/>
        </w:rPr>
        <w:t xml:space="preserve"> Node.js </w:t>
      </w:r>
    </w:p>
    <w:p w14:paraId="5E2CAEB4" w14:textId="77777777" w:rsidR="00E85DB1" w:rsidRPr="00E85DB1" w:rsidRDefault="00E85DB1" w:rsidP="00E85DB1">
      <w:pPr>
        <w:numPr>
          <w:ilvl w:val="0"/>
          <w:numId w:val="45"/>
        </w:numPr>
        <w:spacing w:line="360" w:lineRule="auto"/>
        <w:rPr>
          <w:rFonts w:ascii="Times New Roman" w:hAnsi="Times New Roman" w:cs="Times New Roman"/>
          <w:sz w:val="28"/>
          <w:szCs w:val="28"/>
        </w:rPr>
      </w:pPr>
      <w:r w:rsidRPr="00E85DB1">
        <w:rPr>
          <w:rFonts w:ascii="Times New Roman" w:hAnsi="Times New Roman" w:cs="Times New Roman"/>
          <w:b/>
          <w:bCs/>
          <w:sz w:val="28"/>
          <w:szCs w:val="28"/>
        </w:rPr>
        <w:t>Database:</w:t>
      </w:r>
      <w:r w:rsidRPr="00E85DB1">
        <w:rPr>
          <w:rFonts w:ascii="Times New Roman" w:hAnsi="Times New Roman" w:cs="Times New Roman"/>
          <w:sz w:val="28"/>
          <w:szCs w:val="28"/>
        </w:rPr>
        <w:t xml:space="preserve"> Cloud-based database (e.g., MongoDB) </w:t>
      </w:r>
    </w:p>
    <w:p w14:paraId="73372194" w14:textId="77777777" w:rsidR="00E85DB1" w:rsidRDefault="00E85DB1" w:rsidP="00E85DB1">
      <w:pPr>
        <w:numPr>
          <w:ilvl w:val="0"/>
          <w:numId w:val="45"/>
        </w:numPr>
        <w:spacing w:line="360" w:lineRule="auto"/>
        <w:rPr>
          <w:rFonts w:ascii="Times New Roman" w:hAnsi="Times New Roman" w:cs="Times New Roman"/>
          <w:sz w:val="28"/>
          <w:szCs w:val="28"/>
        </w:rPr>
      </w:pPr>
      <w:r w:rsidRPr="00E85DB1">
        <w:rPr>
          <w:rFonts w:ascii="Times New Roman" w:hAnsi="Times New Roman" w:cs="Times New Roman"/>
          <w:b/>
          <w:bCs/>
          <w:sz w:val="28"/>
          <w:szCs w:val="28"/>
        </w:rPr>
        <w:t>Cloud Platform:</w:t>
      </w:r>
      <w:r w:rsidRPr="00E85DB1">
        <w:rPr>
          <w:rFonts w:ascii="Times New Roman" w:hAnsi="Times New Roman" w:cs="Times New Roman"/>
          <w:sz w:val="28"/>
          <w:szCs w:val="28"/>
        </w:rPr>
        <w:t xml:space="preserve"> AWS / Google Cloud </w:t>
      </w:r>
    </w:p>
    <w:p w14:paraId="12F93645" w14:textId="77777777" w:rsidR="006C7CE9" w:rsidRDefault="006C7CE9" w:rsidP="006C7CE9">
      <w:pPr>
        <w:spacing w:line="360" w:lineRule="auto"/>
        <w:ind w:left="720"/>
        <w:rPr>
          <w:rFonts w:ascii="Times New Roman" w:hAnsi="Times New Roman" w:cs="Times New Roman"/>
          <w:b/>
          <w:bCs/>
          <w:sz w:val="28"/>
          <w:szCs w:val="28"/>
        </w:rPr>
      </w:pPr>
    </w:p>
    <w:p w14:paraId="5801C148" w14:textId="3A8EA04A" w:rsidR="006C7CE9" w:rsidRPr="006C7CE9" w:rsidRDefault="006C7CE9" w:rsidP="006C7CE9">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6C7CE9">
        <w:rPr>
          <w:rFonts w:ascii="Times New Roman" w:hAnsi="Times New Roman" w:cs="Times New Roman"/>
          <w:b/>
          <w:bCs/>
          <w:sz w:val="28"/>
          <w:szCs w:val="28"/>
        </w:rPr>
        <w:t>2.</w:t>
      </w:r>
      <w:r>
        <w:rPr>
          <w:rFonts w:ascii="Times New Roman" w:hAnsi="Times New Roman" w:cs="Times New Roman"/>
          <w:b/>
          <w:bCs/>
          <w:sz w:val="28"/>
          <w:szCs w:val="28"/>
        </w:rPr>
        <w:t>0</w:t>
      </w:r>
      <w:r w:rsidRPr="006C7CE9">
        <w:rPr>
          <w:rFonts w:ascii="Times New Roman" w:hAnsi="Times New Roman" w:cs="Times New Roman"/>
          <w:b/>
          <w:bCs/>
          <w:sz w:val="28"/>
          <w:szCs w:val="28"/>
        </w:rPr>
        <w:t xml:space="preserve"> REVIEW OF THE GOOD FEATURES</w:t>
      </w:r>
    </w:p>
    <w:p w14:paraId="5660D11B" w14:textId="77777777" w:rsidR="006C7CE9" w:rsidRPr="006C7CE9" w:rsidRDefault="006C7CE9" w:rsidP="006C7CE9">
      <w:pPr>
        <w:numPr>
          <w:ilvl w:val="0"/>
          <w:numId w:val="49"/>
        </w:numPr>
        <w:spacing w:line="360" w:lineRule="auto"/>
        <w:rPr>
          <w:rFonts w:ascii="Times New Roman" w:hAnsi="Times New Roman" w:cs="Times New Roman"/>
          <w:sz w:val="28"/>
          <w:szCs w:val="28"/>
        </w:rPr>
      </w:pPr>
      <w:r w:rsidRPr="006C7CE9">
        <w:rPr>
          <w:rFonts w:ascii="Times New Roman" w:hAnsi="Times New Roman" w:cs="Times New Roman"/>
          <w:sz w:val="28"/>
          <w:szCs w:val="28"/>
        </w:rPr>
        <w:t xml:space="preserve">Helps caregivers stay organized </w:t>
      </w:r>
    </w:p>
    <w:p w14:paraId="5B42CC81" w14:textId="77777777" w:rsidR="006C7CE9" w:rsidRPr="006C7CE9" w:rsidRDefault="006C7CE9" w:rsidP="006C7CE9">
      <w:pPr>
        <w:numPr>
          <w:ilvl w:val="0"/>
          <w:numId w:val="49"/>
        </w:numPr>
        <w:spacing w:line="360" w:lineRule="auto"/>
        <w:rPr>
          <w:rFonts w:ascii="Times New Roman" w:hAnsi="Times New Roman" w:cs="Times New Roman"/>
          <w:sz w:val="28"/>
          <w:szCs w:val="28"/>
        </w:rPr>
      </w:pPr>
      <w:r w:rsidRPr="006C7CE9">
        <w:rPr>
          <w:rFonts w:ascii="Times New Roman" w:hAnsi="Times New Roman" w:cs="Times New Roman"/>
          <w:sz w:val="28"/>
          <w:szCs w:val="28"/>
        </w:rPr>
        <w:t xml:space="preserve">Reduces medication errors through reminders </w:t>
      </w:r>
    </w:p>
    <w:p w14:paraId="2CAC4695" w14:textId="77777777" w:rsidR="006C7CE9" w:rsidRPr="006C7CE9" w:rsidRDefault="006C7CE9" w:rsidP="006C7CE9">
      <w:pPr>
        <w:numPr>
          <w:ilvl w:val="0"/>
          <w:numId w:val="49"/>
        </w:numPr>
        <w:spacing w:line="360" w:lineRule="auto"/>
        <w:rPr>
          <w:rFonts w:ascii="Times New Roman" w:hAnsi="Times New Roman" w:cs="Times New Roman"/>
          <w:sz w:val="28"/>
          <w:szCs w:val="28"/>
        </w:rPr>
      </w:pPr>
      <w:r w:rsidRPr="006C7CE9">
        <w:rPr>
          <w:rFonts w:ascii="Times New Roman" w:hAnsi="Times New Roman" w:cs="Times New Roman"/>
          <w:sz w:val="28"/>
          <w:szCs w:val="28"/>
        </w:rPr>
        <w:t xml:space="preserve">Allows multiple users (family members) to collaborate </w:t>
      </w:r>
    </w:p>
    <w:p w14:paraId="681C942C" w14:textId="77777777" w:rsidR="006C7CE9" w:rsidRPr="006C7CE9" w:rsidRDefault="006C7CE9" w:rsidP="006C7CE9">
      <w:pPr>
        <w:numPr>
          <w:ilvl w:val="0"/>
          <w:numId w:val="49"/>
        </w:numPr>
        <w:spacing w:line="360" w:lineRule="auto"/>
        <w:rPr>
          <w:rFonts w:ascii="Times New Roman" w:hAnsi="Times New Roman" w:cs="Times New Roman"/>
          <w:sz w:val="28"/>
          <w:szCs w:val="28"/>
        </w:rPr>
      </w:pPr>
      <w:r w:rsidRPr="006C7CE9">
        <w:rPr>
          <w:rFonts w:ascii="Times New Roman" w:hAnsi="Times New Roman" w:cs="Times New Roman"/>
          <w:sz w:val="28"/>
          <w:szCs w:val="28"/>
        </w:rPr>
        <w:lastRenderedPageBreak/>
        <w:t xml:space="preserve">Easy-to-use interface </w:t>
      </w:r>
    </w:p>
    <w:p w14:paraId="2B6D5838" w14:textId="77777777" w:rsidR="006C7CE9" w:rsidRDefault="006C7CE9" w:rsidP="006C7CE9">
      <w:pPr>
        <w:numPr>
          <w:ilvl w:val="0"/>
          <w:numId w:val="49"/>
        </w:numPr>
        <w:spacing w:line="360" w:lineRule="auto"/>
        <w:rPr>
          <w:rFonts w:ascii="Times New Roman" w:hAnsi="Times New Roman" w:cs="Times New Roman"/>
          <w:sz w:val="28"/>
          <w:szCs w:val="28"/>
        </w:rPr>
      </w:pPr>
      <w:r w:rsidRPr="006C7CE9">
        <w:rPr>
          <w:rFonts w:ascii="Times New Roman" w:hAnsi="Times New Roman" w:cs="Times New Roman"/>
          <w:sz w:val="28"/>
          <w:szCs w:val="28"/>
        </w:rPr>
        <w:t xml:space="preserve">Improves patient monitoring and care </w:t>
      </w:r>
    </w:p>
    <w:p w14:paraId="0BE5778C" w14:textId="77777777" w:rsidR="009D6931" w:rsidRDefault="009D6931" w:rsidP="009D6931">
      <w:pPr>
        <w:spacing w:line="360" w:lineRule="auto"/>
        <w:ind w:left="720"/>
        <w:rPr>
          <w:rFonts w:ascii="Times New Roman" w:hAnsi="Times New Roman" w:cs="Times New Roman"/>
          <w:sz w:val="28"/>
          <w:szCs w:val="28"/>
        </w:rPr>
      </w:pPr>
    </w:p>
    <w:p w14:paraId="326847F9" w14:textId="63F09438" w:rsidR="009D6931" w:rsidRPr="009D6931" w:rsidRDefault="009D6931" w:rsidP="009D6931">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9D6931">
        <w:rPr>
          <w:rFonts w:ascii="Times New Roman" w:hAnsi="Times New Roman" w:cs="Times New Roman"/>
          <w:b/>
          <w:bCs/>
          <w:sz w:val="28"/>
          <w:szCs w:val="28"/>
        </w:rPr>
        <w:t>3.</w:t>
      </w:r>
      <w:r>
        <w:rPr>
          <w:rFonts w:ascii="Times New Roman" w:hAnsi="Times New Roman" w:cs="Times New Roman"/>
          <w:b/>
          <w:bCs/>
          <w:sz w:val="28"/>
          <w:szCs w:val="28"/>
        </w:rPr>
        <w:t xml:space="preserve">0 </w:t>
      </w:r>
      <w:r w:rsidRPr="009D6931">
        <w:rPr>
          <w:rFonts w:ascii="Times New Roman" w:hAnsi="Times New Roman" w:cs="Times New Roman"/>
          <w:b/>
          <w:bCs/>
          <w:sz w:val="28"/>
          <w:szCs w:val="28"/>
        </w:rPr>
        <w:t>REVIEW OF THE BAD FEATURES</w:t>
      </w:r>
    </w:p>
    <w:p w14:paraId="659DF1D9" w14:textId="77777777" w:rsidR="009D6931" w:rsidRPr="009D6931" w:rsidRDefault="009D6931" w:rsidP="009D6931">
      <w:pPr>
        <w:numPr>
          <w:ilvl w:val="0"/>
          <w:numId w:val="50"/>
        </w:numPr>
        <w:spacing w:line="360" w:lineRule="auto"/>
        <w:rPr>
          <w:rFonts w:ascii="Times New Roman" w:hAnsi="Times New Roman" w:cs="Times New Roman"/>
          <w:sz w:val="28"/>
          <w:szCs w:val="28"/>
        </w:rPr>
      </w:pPr>
      <w:r w:rsidRPr="009D6931">
        <w:rPr>
          <w:rFonts w:ascii="Times New Roman" w:hAnsi="Times New Roman" w:cs="Times New Roman"/>
          <w:sz w:val="28"/>
          <w:szCs w:val="28"/>
        </w:rPr>
        <w:t xml:space="preserve">Some features require subscription/payment </w:t>
      </w:r>
    </w:p>
    <w:p w14:paraId="7753FC3A" w14:textId="77777777" w:rsidR="009D6931" w:rsidRPr="009D6931" w:rsidRDefault="009D6931" w:rsidP="009D6931">
      <w:pPr>
        <w:numPr>
          <w:ilvl w:val="0"/>
          <w:numId w:val="50"/>
        </w:numPr>
        <w:spacing w:line="360" w:lineRule="auto"/>
        <w:rPr>
          <w:rFonts w:ascii="Times New Roman" w:hAnsi="Times New Roman" w:cs="Times New Roman"/>
          <w:sz w:val="28"/>
          <w:szCs w:val="28"/>
        </w:rPr>
      </w:pPr>
      <w:r w:rsidRPr="009D6931">
        <w:rPr>
          <w:rFonts w:ascii="Times New Roman" w:hAnsi="Times New Roman" w:cs="Times New Roman"/>
          <w:sz w:val="28"/>
          <w:szCs w:val="28"/>
        </w:rPr>
        <w:t xml:space="preserve">Limited customization for professional healthcare institutions </w:t>
      </w:r>
    </w:p>
    <w:p w14:paraId="6C003A93" w14:textId="77777777" w:rsidR="009D6931" w:rsidRPr="009D6931" w:rsidRDefault="009D6931" w:rsidP="009D6931">
      <w:pPr>
        <w:numPr>
          <w:ilvl w:val="0"/>
          <w:numId w:val="50"/>
        </w:numPr>
        <w:spacing w:line="360" w:lineRule="auto"/>
        <w:rPr>
          <w:rFonts w:ascii="Times New Roman" w:hAnsi="Times New Roman" w:cs="Times New Roman"/>
          <w:sz w:val="28"/>
          <w:szCs w:val="28"/>
        </w:rPr>
      </w:pPr>
      <w:r w:rsidRPr="009D6931">
        <w:rPr>
          <w:rFonts w:ascii="Times New Roman" w:hAnsi="Times New Roman" w:cs="Times New Roman"/>
          <w:sz w:val="28"/>
          <w:szCs w:val="28"/>
        </w:rPr>
        <w:t xml:space="preserve">Depends heavily on internet access </w:t>
      </w:r>
    </w:p>
    <w:p w14:paraId="5FD3FCD5" w14:textId="77777777" w:rsidR="009D6931" w:rsidRPr="009D6931" w:rsidRDefault="009D6931" w:rsidP="009D6931">
      <w:pPr>
        <w:numPr>
          <w:ilvl w:val="0"/>
          <w:numId w:val="50"/>
        </w:numPr>
        <w:spacing w:line="360" w:lineRule="auto"/>
        <w:rPr>
          <w:rFonts w:ascii="Times New Roman" w:hAnsi="Times New Roman" w:cs="Times New Roman"/>
          <w:sz w:val="28"/>
          <w:szCs w:val="28"/>
        </w:rPr>
      </w:pPr>
      <w:r w:rsidRPr="009D6931">
        <w:rPr>
          <w:rFonts w:ascii="Times New Roman" w:hAnsi="Times New Roman" w:cs="Times New Roman"/>
          <w:sz w:val="28"/>
          <w:szCs w:val="28"/>
        </w:rPr>
        <w:t xml:space="preserve">May be complex for elderly users </w:t>
      </w:r>
    </w:p>
    <w:p w14:paraId="629752B7" w14:textId="77777777" w:rsidR="009D6931" w:rsidRDefault="009D6931" w:rsidP="009D6931">
      <w:pPr>
        <w:numPr>
          <w:ilvl w:val="0"/>
          <w:numId w:val="50"/>
        </w:numPr>
        <w:spacing w:line="360" w:lineRule="auto"/>
        <w:rPr>
          <w:rFonts w:ascii="Times New Roman" w:hAnsi="Times New Roman" w:cs="Times New Roman"/>
          <w:sz w:val="28"/>
          <w:szCs w:val="28"/>
        </w:rPr>
      </w:pPr>
      <w:r w:rsidRPr="009D6931">
        <w:rPr>
          <w:rFonts w:ascii="Times New Roman" w:hAnsi="Times New Roman" w:cs="Times New Roman"/>
          <w:sz w:val="28"/>
          <w:szCs w:val="28"/>
        </w:rPr>
        <w:t>Limited emergency response integration</w:t>
      </w:r>
    </w:p>
    <w:p w14:paraId="1F323CAE" w14:textId="77777777" w:rsidR="009D6931" w:rsidRDefault="009D6931" w:rsidP="009D6931">
      <w:pPr>
        <w:spacing w:line="360" w:lineRule="auto"/>
        <w:ind w:left="720"/>
        <w:rPr>
          <w:rFonts w:ascii="Times New Roman" w:hAnsi="Times New Roman" w:cs="Times New Roman"/>
          <w:sz w:val="28"/>
          <w:szCs w:val="28"/>
        </w:rPr>
      </w:pPr>
    </w:p>
    <w:p w14:paraId="104B21FE" w14:textId="210E8061" w:rsidR="009D6931" w:rsidRPr="009D6931" w:rsidRDefault="009D6931" w:rsidP="009D6931">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9D6931">
        <w:rPr>
          <w:rFonts w:ascii="Times New Roman" w:hAnsi="Times New Roman" w:cs="Times New Roman"/>
          <w:b/>
          <w:bCs/>
          <w:sz w:val="28"/>
          <w:szCs w:val="28"/>
        </w:rPr>
        <w:t>4.</w:t>
      </w:r>
      <w:r>
        <w:rPr>
          <w:rFonts w:ascii="Times New Roman" w:hAnsi="Times New Roman" w:cs="Times New Roman"/>
          <w:b/>
          <w:bCs/>
          <w:sz w:val="28"/>
          <w:szCs w:val="28"/>
        </w:rPr>
        <w:t>0</w:t>
      </w:r>
      <w:r w:rsidRPr="009D6931">
        <w:rPr>
          <w:rFonts w:ascii="Times New Roman" w:hAnsi="Times New Roman" w:cs="Times New Roman"/>
          <w:b/>
          <w:bCs/>
          <w:sz w:val="28"/>
          <w:szCs w:val="28"/>
        </w:rPr>
        <w:t xml:space="preserve"> SUMMARY OF THE SYSTEM REVIEW</w:t>
      </w:r>
    </w:p>
    <w:p w14:paraId="2D63BB0E" w14:textId="6EBC8BC8" w:rsidR="009D6931" w:rsidRPr="009D6931" w:rsidRDefault="009D6931" w:rsidP="009D6931">
      <w:pPr>
        <w:spacing w:line="360" w:lineRule="auto"/>
        <w:ind w:left="720"/>
        <w:rPr>
          <w:rFonts w:ascii="Times New Roman" w:hAnsi="Times New Roman" w:cs="Times New Roman"/>
          <w:sz w:val="28"/>
          <w:szCs w:val="28"/>
        </w:rPr>
      </w:pPr>
      <w:r w:rsidRPr="009D6931">
        <w:rPr>
          <w:rFonts w:ascii="Times New Roman" w:hAnsi="Times New Roman" w:cs="Times New Roman"/>
          <w:sz w:val="28"/>
          <w:szCs w:val="28"/>
        </w:rPr>
        <w:t>Care</w:t>
      </w:r>
      <w:r>
        <w:rPr>
          <w:rFonts w:ascii="Times New Roman" w:hAnsi="Times New Roman" w:cs="Times New Roman"/>
          <w:sz w:val="28"/>
          <w:szCs w:val="28"/>
        </w:rPr>
        <w:t xml:space="preserve"> Z</w:t>
      </w:r>
      <w:r w:rsidRPr="009D6931">
        <w:rPr>
          <w:rFonts w:ascii="Times New Roman" w:hAnsi="Times New Roman" w:cs="Times New Roman"/>
          <w:sz w:val="28"/>
          <w:szCs w:val="28"/>
        </w:rPr>
        <w:t>one is a powerful tool that supports caregivers in managing patient health efficiently. It enhances communication, organization, and monitoring of patient care.</w:t>
      </w:r>
    </w:p>
    <w:p w14:paraId="660BE140" w14:textId="77777777" w:rsidR="009D6931" w:rsidRPr="009D6931" w:rsidRDefault="009D6931" w:rsidP="009D6931">
      <w:pPr>
        <w:spacing w:line="360" w:lineRule="auto"/>
        <w:ind w:left="720"/>
        <w:rPr>
          <w:rFonts w:ascii="Times New Roman" w:hAnsi="Times New Roman" w:cs="Times New Roman"/>
          <w:sz w:val="28"/>
          <w:szCs w:val="28"/>
        </w:rPr>
      </w:pPr>
      <w:r w:rsidRPr="009D6931">
        <w:rPr>
          <w:rFonts w:ascii="Times New Roman" w:hAnsi="Times New Roman" w:cs="Times New Roman"/>
          <w:sz w:val="28"/>
          <w:szCs w:val="28"/>
        </w:rPr>
        <w:t>However, the system has limitations such as dependency on internet connectivity and lack of advanced emergency features. These gaps provide an opportunity for developing a more robust caregiver and patient management system with improved accessibility and emergency support.</w:t>
      </w:r>
    </w:p>
    <w:p w14:paraId="16B6A990" w14:textId="77777777" w:rsidR="009D6931" w:rsidRPr="009D6931" w:rsidRDefault="009D6931" w:rsidP="009D6931">
      <w:pPr>
        <w:spacing w:line="360" w:lineRule="auto"/>
        <w:ind w:left="720"/>
        <w:rPr>
          <w:rFonts w:ascii="Times New Roman" w:hAnsi="Times New Roman" w:cs="Times New Roman"/>
          <w:sz w:val="28"/>
          <w:szCs w:val="28"/>
        </w:rPr>
      </w:pPr>
    </w:p>
    <w:p w14:paraId="7E26E5CF" w14:textId="77777777" w:rsidR="009D6931" w:rsidRPr="006C7CE9" w:rsidRDefault="009D6931" w:rsidP="009D6931">
      <w:pPr>
        <w:spacing w:line="360" w:lineRule="auto"/>
        <w:ind w:left="720"/>
        <w:rPr>
          <w:rFonts w:ascii="Times New Roman" w:hAnsi="Times New Roman" w:cs="Times New Roman"/>
          <w:sz w:val="28"/>
          <w:szCs w:val="28"/>
        </w:rPr>
      </w:pPr>
    </w:p>
    <w:p w14:paraId="0DCA288A" w14:textId="77777777" w:rsidR="006C7CE9" w:rsidRPr="00E85DB1" w:rsidRDefault="006C7CE9" w:rsidP="006C7CE9">
      <w:pPr>
        <w:spacing w:line="360" w:lineRule="auto"/>
        <w:ind w:left="1440"/>
        <w:rPr>
          <w:rFonts w:ascii="Times New Roman" w:hAnsi="Times New Roman" w:cs="Times New Roman"/>
          <w:sz w:val="28"/>
          <w:szCs w:val="28"/>
        </w:rPr>
      </w:pPr>
    </w:p>
    <w:p w14:paraId="56E28EDF" w14:textId="77777777" w:rsidR="00CC0820" w:rsidRDefault="00CC0820" w:rsidP="00CC0820">
      <w:pPr>
        <w:pStyle w:val="z-BottomofForm"/>
      </w:pPr>
      <w:r>
        <w:lastRenderedPageBreak/>
        <w:t>Bottom of Form</w:t>
      </w:r>
    </w:p>
    <w:p w14:paraId="63D7A0F6" w14:textId="77777777" w:rsidR="00C91972" w:rsidRPr="00C91972" w:rsidRDefault="00C91972" w:rsidP="00B02103">
      <w:pPr>
        <w:pStyle w:val="ListParagraph"/>
        <w:spacing w:line="360" w:lineRule="auto"/>
        <w:rPr>
          <w:rFonts w:ascii="Times New Roman" w:hAnsi="Times New Roman" w:cs="Times New Roman"/>
          <w:b/>
          <w:bCs/>
          <w:sz w:val="28"/>
          <w:szCs w:val="28"/>
        </w:rPr>
      </w:pPr>
    </w:p>
    <w:sectPr w:rsidR="00C91972" w:rsidRPr="00C919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C6D52" w14:textId="77777777" w:rsidR="00B6339A" w:rsidRDefault="00B6339A" w:rsidP="00BF1B13">
      <w:pPr>
        <w:spacing w:after="0" w:line="240" w:lineRule="auto"/>
      </w:pPr>
      <w:r>
        <w:separator/>
      </w:r>
    </w:p>
  </w:endnote>
  <w:endnote w:type="continuationSeparator" w:id="0">
    <w:p w14:paraId="2B5451E0" w14:textId="77777777" w:rsidR="00B6339A" w:rsidRDefault="00B6339A" w:rsidP="00BF1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8FBD5" w14:textId="77777777" w:rsidR="00B6339A" w:rsidRDefault="00B6339A" w:rsidP="00BF1B13">
      <w:pPr>
        <w:spacing w:after="0" w:line="240" w:lineRule="auto"/>
      </w:pPr>
      <w:r>
        <w:separator/>
      </w:r>
    </w:p>
  </w:footnote>
  <w:footnote w:type="continuationSeparator" w:id="0">
    <w:p w14:paraId="2FAE5359" w14:textId="77777777" w:rsidR="00B6339A" w:rsidRDefault="00B6339A" w:rsidP="00BF1B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76A1"/>
    <w:multiLevelType w:val="hybridMultilevel"/>
    <w:tmpl w:val="80024C3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597179"/>
    <w:multiLevelType w:val="hybridMultilevel"/>
    <w:tmpl w:val="072A3EBA"/>
    <w:lvl w:ilvl="0" w:tplc="0409000D">
      <w:start w:val="1"/>
      <w:numFmt w:val="bullet"/>
      <w:lvlText w:val=""/>
      <w:lvlJc w:val="left"/>
      <w:pPr>
        <w:ind w:left="1580" w:hanging="360"/>
      </w:pPr>
      <w:rPr>
        <w:rFonts w:ascii="Wingdings" w:hAnsi="Wingdings"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2" w15:restartNumberingAfterBreak="0">
    <w:nsid w:val="03EA68F4"/>
    <w:multiLevelType w:val="multilevel"/>
    <w:tmpl w:val="4116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A1993"/>
    <w:multiLevelType w:val="hybridMultilevel"/>
    <w:tmpl w:val="FCAE5AF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6274A8"/>
    <w:multiLevelType w:val="hybridMultilevel"/>
    <w:tmpl w:val="5218CA4E"/>
    <w:lvl w:ilvl="0" w:tplc="0409000D">
      <w:start w:val="1"/>
      <w:numFmt w:val="bullet"/>
      <w:lvlText w:val=""/>
      <w:lvlJc w:val="left"/>
      <w:pPr>
        <w:ind w:left="1210" w:hanging="360"/>
      </w:pPr>
      <w:rPr>
        <w:rFonts w:ascii="Wingdings" w:hAnsi="Wingdings"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5" w15:restartNumberingAfterBreak="0">
    <w:nsid w:val="125B57A0"/>
    <w:multiLevelType w:val="hybridMultilevel"/>
    <w:tmpl w:val="A664B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0248D1"/>
    <w:multiLevelType w:val="hybridMultilevel"/>
    <w:tmpl w:val="65AC0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D2678C"/>
    <w:multiLevelType w:val="multilevel"/>
    <w:tmpl w:val="7424E66C"/>
    <w:lvl w:ilvl="0">
      <w:start w:val="6"/>
      <w:numFmt w:val="decimal"/>
      <w:lvlText w:val="%1.0"/>
      <w:lvlJc w:val="left"/>
      <w:pPr>
        <w:ind w:left="1150" w:hanging="360"/>
      </w:pPr>
      <w:rPr>
        <w:rFonts w:hint="default"/>
      </w:rPr>
    </w:lvl>
    <w:lvl w:ilvl="1">
      <w:start w:val="1"/>
      <w:numFmt w:val="decimal"/>
      <w:lvlText w:val="%1.%2"/>
      <w:lvlJc w:val="left"/>
      <w:pPr>
        <w:ind w:left="1870" w:hanging="360"/>
      </w:pPr>
      <w:rPr>
        <w:rFonts w:hint="default"/>
      </w:rPr>
    </w:lvl>
    <w:lvl w:ilvl="2">
      <w:start w:val="1"/>
      <w:numFmt w:val="decimal"/>
      <w:lvlText w:val="%1.%2.%3"/>
      <w:lvlJc w:val="left"/>
      <w:pPr>
        <w:ind w:left="2950" w:hanging="720"/>
      </w:pPr>
      <w:rPr>
        <w:rFonts w:hint="default"/>
      </w:rPr>
    </w:lvl>
    <w:lvl w:ilvl="3">
      <w:start w:val="1"/>
      <w:numFmt w:val="decimal"/>
      <w:lvlText w:val="%1.%2.%3.%4"/>
      <w:lvlJc w:val="left"/>
      <w:pPr>
        <w:ind w:left="4030" w:hanging="1080"/>
      </w:pPr>
      <w:rPr>
        <w:rFonts w:hint="default"/>
      </w:rPr>
    </w:lvl>
    <w:lvl w:ilvl="4">
      <w:start w:val="1"/>
      <w:numFmt w:val="decimal"/>
      <w:lvlText w:val="%1.%2.%3.%4.%5"/>
      <w:lvlJc w:val="left"/>
      <w:pPr>
        <w:ind w:left="4750" w:hanging="1080"/>
      </w:pPr>
      <w:rPr>
        <w:rFonts w:hint="default"/>
      </w:rPr>
    </w:lvl>
    <w:lvl w:ilvl="5">
      <w:start w:val="1"/>
      <w:numFmt w:val="decimal"/>
      <w:lvlText w:val="%1.%2.%3.%4.%5.%6"/>
      <w:lvlJc w:val="left"/>
      <w:pPr>
        <w:ind w:left="5830" w:hanging="1440"/>
      </w:pPr>
      <w:rPr>
        <w:rFonts w:hint="default"/>
      </w:rPr>
    </w:lvl>
    <w:lvl w:ilvl="6">
      <w:start w:val="1"/>
      <w:numFmt w:val="decimal"/>
      <w:lvlText w:val="%1.%2.%3.%4.%5.%6.%7"/>
      <w:lvlJc w:val="left"/>
      <w:pPr>
        <w:ind w:left="6550" w:hanging="1440"/>
      </w:pPr>
      <w:rPr>
        <w:rFonts w:hint="default"/>
      </w:rPr>
    </w:lvl>
    <w:lvl w:ilvl="7">
      <w:start w:val="1"/>
      <w:numFmt w:val="decimal"/>
      <w:lvlText w:val="%1.%2.%3.%4.%5.%6.%7.%8"/>
      <w:lvlJc w:val="left"/>
      <w:pPr>
        <w:ind w:left="7630" w:hanging="1800"/>
      </w:pPr>
      <w:rPr>
        <w:rFonts w:hint="default"/>
      </w:rPr>
    </w:lvl>
    <w:lvl w:ilvl="8">
      <w:start w:val="1"/>
      <w:numFmt w:val="decimal"/>
      <w:lvlText w:val="%1.%2.%3.%4.%5.%6.%7.%8.%9"/>
      <w:lvlJc w:val="left"/>
      <w:pPr>
        <w:ind w:left="8710" w:hanging="2160"/>
      </w:pPr>
      <w:rPr>
        <w:rFonts w:hint="default"/>
      </w:rPr>
    </w:lvl>
  </w:abstractNum>
  <w:abstractNum w:abstractNumId="8" w15:restartNumberingAfterBreak="0">
    <w:nsid w:val="1580796C"/>
    <w:multiLevelType w:val="hybridMultilevel"/>
    <w:tmpl w:val="CA0A8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E85145"/>
    <w:multiLevelType w:val="multilevel"/>
    <w:tmpl w:val="FF784F80"/>
    <w:lvl w:ilvl="0">
      <w:start w:val="1"/>
      <w:numFmt w:val="decimal"/>
      <w:lvlText w:val="%1.0"/>
      <w:lvlJc w:val="left"/>
      <w:pPr>
        <w:ind w:left="587" w:hanging="420"/>
      </w:pPr>
      <w:rPr>
        <w:rFonts w:hint="default"/>
      </w:rPr>
    </w:lvl>
    <w:lvl w:ilvl="1">
      <w:start w:val="1"/>
      <w:numFmt w:val="decimal"/>
      <w:lvlText w:val="%1.%2"/>
      <w:lvlJc w:val="left"/>
      <w:pPr>
        <w:ind w:left="1307" w:hanging="420"/>
      </w:pPr>
      <w:rPr>
        <w:rFonts w:hint="default"/>
      </w:rPr>
    </w:lvl>
    <w:lvl w:ilvl="2">
      <w:start w:val="1"/>
      <w:numFmt w:val="decimal"/>
      <w:lvlText w:val="%1.%2.%3"/>
      <w:lvlJc w:val="left"/>
      <w:pPr>
        <w:ind w:left="2327" w:hanging="720"/>
      </w:pPr>
      <w:rPr>
        <w:rFonts w:hint="default"/>
      </w:rPr>
    </w:lvl>
    <w:lvl w:ilvl="3">
      <w:start w:val="1"/>
      <w:numFmt w:val="decimal"/>
      <w:lvlText w:val="%1.%2.%3.%4"/>
      <w:lvlJc w:val="left"/>
      <w:pPr>
        <w:ind w:left="3047" w:hanging="720"/>
      </w:pPr>
      <w:rPr>
        <w:rFonts w:hint="default"/>
      </w:rPr>
    </w:lvl>
    <w:lvl w:ilvl="4">
      <w:start w:val="1"/>
      <w:numFmt w:val="decimal"/>
      <w:lvlText w:val="%1.%2.%3.%4.%5"/>
      <w:lvlJc w:val="left"/>
      <w:pPr>
        <w:ind w:left="4127" w:hanging="1080"/>
      </w:pPr>
      <w:rPr>
        <w:rFonts w:hint="default"/>
      </w:rPr>
    </w:lvl>
    <w:lvl w:ilvl="5">
      <w:start w:val="1"/>
      <w:numFmt w:val="decimal"/>
      <w:lvlText w:val="%1.%2.%3.%4.%5.%6"/>
      <w:lvlJc w:val="left"/>
      <w:pPr>
        <w:ind w:left="4847" w:hanging="1080"/>
      </w:pPr>
      <w:rPr>
        <w:rFonts w:hint="default"/>
      </w:rPr>
    </w:lvl>
    <w:lvl w:ilvl="6">
      <w:start w:val="1"/>
      <w:numFmt w:val="decimal"/>
      <w:lvlText w:val="%1.%2.%3.%4.%5.%6.%7"/>
      <w:lvlJc w:val="left"/>
      <w:pPr>
        <w:ind w:left="5927" w:hanging="1440"/>
      </w:pPr>
      <w:rPr>
        <w:rFonts w:hint="default"/>
      </w:rPr>
    </w:lvl>
    <w:lvl w:ilvl="7">
      <w:start w:val="1"/>
      <w:numFmt w:val="decimal"/>
      <w:lvlText w:val="%1.%2.%3.%4.%5.%6.%7.%8"/>
      <w:lvlJc w:val="left"/>
      <w:pPr>
        <w:ind w:left="6647" w:hanging="1440"/>
      </w:pPr>
      <w:rPr>
        <w:rFonts w:hint="default"/>
      </w:rPr>
    </w:lvl>
    <w:lvl w:ilvl="8">
      <w:start w:val="1"/>
      <w:numFmt w:val="decimal"/>
      <w:lvlText w:val="%1.%2.%3.%4.%5.%6.%7.%8.%9"/>
      <w:lvlJc w:val="left"/>
      <w:pPr>
        <w:ind w:left="7367" w:hanging="1440"/>
      </w:pPr>
      <w:rPr>
        <w:rFonts w:hint="default"/>
      </w:rPr>
    </w:lvl>
  </w:abstractNum>
  <w:abstractNum w:abstractNumId="10" w15:restartNumberingAfterBreak="0">
    <w:nsid w:val="19935B8B"/>
    <w:multiLevelType w:val="hybridMultilevel"/>
    <w:tmpl w:val="7866635A"/>
    <w:lvl w:ilvl="0" w:tplc="0409000D">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1" w15:restartNumberingAfterBreak="0">
    <w:nsid w:val="19A32797"/>
    <w:multiLevelType w:val="multilevel"/>
    <w:tmpl w:val="73701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8767B"/>
    <w:multiLevelType w:val="hybridMultilevel"/>
    <w:tmpl w:val="4A249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CC694E"/>
    <w:multiLevelType w:val="hybridMultilevel"/>
    <w:tmpl w:val="5D8427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604FE2"/>
    <w:multiLevelType w:val="hybridMultilevel"/>
    <w:tmpl w:val="9556B1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AC45ED8"/>
    <w:multiLevelType w:val="hybridMultilevel"/>
    <w:tmpl w:val="82CC50D8"/>
    <w:lvl w:ilvl="0" w:tplc="04090001">
      <w:start w:val="1"/>
      <w:numFmt w:val="bullet"/>
      <w:lvlText w:val=""/>
      <w:lvlJc w:val="left"/>
      <w:pPr>
        <w:ind w:left="1418" w:hanging="360"/>
      </w:pPr>
      <w:rPr>
        <w:rFonts w:ascii="Symbol" w:hAnsi="Symbol" w:hint="default"/>
      </w:rPr>
    </w:lvl>
    <w:lvl w:ilvl="1" w:tplc="04090003" w:tentative="1">
      <w:start w:val="1"/>
      <w:numFmt w:val="bullet"/>
      <w:lvlText w:val="o"/>
      <w:lvlJc w:val="left"/>
      <w:pPr>
        <w:ind w:left="2138" w:hanging="360"/>
      </w:pPr>
      <w:rPr>
        <w:rFonts w:ascii="Courier New" w:hAnsi="Courier New" w:cs="Courier New" w:hint="default"/>
      </w:rPr>
    </w:lvl>
    <w:lvl w:ilvl="2" w:tplc="04090005" w:tentative="1">
      <w:start w:val="1"/>
      <w:numFmt w:val="bullet"/>
      <w:lvlText w:val=""/>
      <w:lvlJc w:val="left"/>
      <w:pPr>
        <w:ind w:left="2858" w:hanging="360"/>
      </w:pPr>
      <w:rPr>
        <w:rFonts w:ascii="Wingdings" w:hAnsi="Wingdings" w:hint="default"/>
      </w:rPr>
    </w:lvl>
    <w:lvl w:ilvl="3" w:tplc="04090001" w:tentative="1">
      <w:start w:val="1"/>
      <w:numFmt w:val="bullet"/>
      <w:lvlText w:val=""/>
      <w:lvlJc w:val="left"/>
      <w:pPr>
        <w:ind w:left="3578" w:hanging="360"/>
      </w:pPr>
      <w:rPr>
        <w:rFonts w:ascii="Symbol" w:hAnsi="Symbol" w:hint="default"/>
      </w:rPr>
    </w:lvl>
    <w:lvl w:ilvl="4" w:tplc="04090003" w:tentative="1">
      <w:start w:val="1"/>
      <w:numFmt w:val="bullet"/>
      <w:lvlText w:val="o"/>
      <w:lvlJc w:val="left"/>
      <w:pPr>
        <w:ind w:left="4298" w:hanging="360"/>
      </w:pPr>
      <w:rPr>
        <w:rFonts w:ascii="Courier New" w:hAnsi="Courier New" w:cs="Courier New" w:hint="default"/>
      </w:rPr>
    </w:lvl>
    <w:lvl w:ilvl="5" w:tplc="04090005" w:tentative="1">
      <w:start w:val="1"/>
      <w:numFmt w:val="bullet"/>
      <w:lvlText w:val=""/>
      <w:lvlJc w:val="left"/>
      <w:pPr>
        <w:ind w:left="5018" w:hanging="360"/>
      </w:pPr>
      <w:rPr>
        <w:rFonts w:ascii="Wingdings" w:hAnsi="Wingdings" w:hint="default"/>
      </w:rPr>
    </w:lvl>
    <w:lvl w:ilvl="6" w:tplc="04090001" w:tentative="1">
      <w:start w:val="1"/>
      <w:numFmt w:val="bullet"/>
      <w:lvlText w:val=""/>
      <w:lvlJc w:val="left"/>
      <w:pPr>
        <w:ind w:left="5738" w:hanging="360"/>
      </w:pPr>
      <w:rPr>
        <w:rFonts w:ascii="Symbol" w:hAnsi="Symbol" w:hint="default"/>
      </w:rPr>
    </w:lvl>
    <w:lvl w:ilvl="7" w:tplc="04090003" w:tentative="1">
      <w:start w:val="1"/>
      <w:numFmt w:val="bullet"/>
      <w:lvlText w:val="o"/>
      <w:lvlJc w:val="left"/>
      <w:pPr>
        <w:ind w:left="6458" w:hanging="360"/>
      </w:pPr>
      <w:rPr>
        <w:rFonts w:ascii="Courier New" w:hAnsi="Courier New" w:cs="Courier New" w:hint="default"/>
      </w:rPr>
    </w:lvl>
    <w:lvl w:ilvl="8" w:tplc="04090005" w:tentative="1">
      <w:start w:val="1"/>
      <w:numFmt w:val="bullet"/>
      <w:lvlText w:val=""/>
      <w:lvlJc w:val="left"/>
      <w:pPr>
        <w:ind w:left="7178" w:hanging="360"/>
      </w:pPr>
      <w:rPr>
        <w:rFonts w:ascii="Wingdings" w:hAnsi="Wingdings" w:hint="default"/>
      </w:rPr>
    </w:lvl>
  </w:abstractNum>
  <w:abstractNum w:abstractNumId="16" w15:restartNumberingAfterBreak="0">
    <w:nsid w:val="2F034E91"/>
    <w:multiLevelType w:val="multilevel"/>
    <w:tmpl w:val="B568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65956"/>
    <w:multiLevelType w:val="hybridMultilevel"/>
    <w:tmpl w:val="08DC3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EA27B3"/>
    <w:multiLevelType w:val="hybridMultilevel"/>
    <w:tmpl w:val="654C80A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2047253"/>
    <w:multiLevelType w:val="hybridMultilevel"/>
    <w:tmpl w:val="5896DD1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4277511"/>
    <w:multiLevelType w:val="hybridMultilevel"/>
    <w:tmpl w:val="AEC08AF0"/>
    <w:lvl w:ilvl="0" w:tplc="0409000D">
      <w:start w:val="1"/>
      <w:numFmt w:val="bullet"/>
      <w:lvlText w:val=""/>
      <w:lvlJc w:val="left"/>
      <w:pPr>
        <w:ind w:left="1770" w:hanging="360"/>
      </w:pPr>
      <w:rPr>
        <w:rFonts w:ascii="Wingdings" w:hAnsi="Wingdings"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21" w15:restartNumberingAfterBreak="0">
    <w:nsid w:val="37957AD9"/>
    <w:multiLevelType w:val="hybridMultilevel"/>
    <w:tmpl w:val="5DB8F5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F77B9D"/>
    <w:multiLevelType w:val="hybridMultilevel"/>
    <w:tmpl w:val="F9E0B2A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CA95974"/>
    <w:multiLevelType w:val="hybridMultilevel"/>
    <w:tmpl w:val="1660A80E"/>
    <w:lvl w:ilvl="0" w:tplc="0409000D">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4" w15:restartNumberingAfterBreak="0">
    <w:nsid w:val="3F501B5B"/>
    <w:multiLevelType w:val="hybridMultilevel"/>
    <w:tmpl w:val="6E24E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383F77"/>
    <w:multiLevelType w:val="hybridMultilevel"/>
    <w:tmpl w:val="EBF0FAD8"/>
    <w:lvl w:ilvl="0" w:tplc="0409000F">
      <w:start w:val="1"/>
      <w:numFmt w:val="decimal"/>
      <w:lvlText w:val="%1."/>
      <w:lvlJc w:val="left"/>
      <w:pPr>
        <w:ind w:left="1150" w:hanging="360"/>
      </w:pPr>
    </w:lvl>
    <w:lvl w:ilvl="1" w:tplc="04090019" w:tentative="1">
      <w:start w:val="1"/>
      <w:numFmt w:val="lowerLetter"/>
      <w:lvlText w:val="%2."/>
      <w:lvlJc w:val="left"/>
      <w:pPr>
        <w:ind w:left="1870" w:hanging="360"/>
      </w:pPr>
    </w:lvl>
    <w:lvl w:ilvl="2" w:tplc="0409001B" w:tentative="1">
      <w:start w:val="1"/>
      <w:numFmt w:val="lowerRoman"/>
      <w:lvlText w:val="%3."/>
      <w:lvlJc w:val="right"/>
      <w:pPr>
        <w:ind w:left="2590" w:hanging="180"/>
      </w:pPr>
    </w:lvl>
    <w:lvl w:ilvl="3" w:tplc="0409000F" w:tentative="1">
      <w:start w:val="1"/>
      <w:numFmt w:val="decimal"/>
      <w:lvlText w:val="%4."/>
      <w:lvlJc w:val="left"/>
      <w:pPr>
        <w:ind w:left="3310" w:hanging="360"/>
      </w:pPr>
    </w:lvl>
    <w:lvl w:ilvl="4" w:tplc="04090019" w:tentative="1">
      <w:start w:val="1"/>
      <w:numFmt w:val="lowerLetter"/>
      <w:lvlText w:val="%5."/>
      <w:lvlJc w:val="left"/>
      <w:pPr>
        <w:ind w:left="4030" w:hanging="360"/>
      </w:pPr>
    </w:lvl>
    <w:lvl w:ilvl="5" w:tplc="0409001B" w:tentative="1">
      <w:start w:val="1"/>
      <w:numFmt w:val="lowerRoman"/>
      <w:lvlText w:val="%6."/>
      <w:lvlJc w:val="right"/>
      <w:pPr>
        <w:ind w:left="4750" w:hanging="180"/>
      </w:pPr>
    </w:lvl>
    <w:lvl w:ilvl="6" w:tplc="0409000F" w:tentative="1">
      <w:start w:val="1"/>
      <w:numFmt w:val="decimal"/>
      <w:lvlText w:val="%7."/>
      <w:lvlJc w:val="left"/>
      <w:pPr>
        <w:ind w:left="5470" w:hanging="360"/>
      </w:pPr>
    </w:lvl>
    <w:lvl w:ilvl="7" w:tplc="04090019" w:tentative="1">
      <w:start w:val="1"/>
      <w:numFmt w:val="lowerLetter"/>
      <w:lvlText w:val="%8."/>
      <w:lvlJc w:val="left"/>
      <w:pPr>
        <w:ind w:left="6190" w:hanging="360"/>
      </w:pPr>
    </w:lvl>
    <w:lvl w:ilvl="8" w:tplc="0409001B" w:tentative="1">
      <w:start w:val="1"/>
      <w:numFmt w:val="lowerRoman"/>
      <w:lvlText w:val="%9."/>
      <w:lvlJc w:val="right"/>
      <w:pPr>
        <w:ind w:left="6910" w:hanging="180"/>
      </w:pPr>
    </w:lvl>
  </w:abstractNum>
  <w:abstractNum w:abstractNumId="26" w15:restartNumberingAfterBreak="0">
    <w:nsid w:val="44A709D8"/>
    <w:multiLevelType w:val="hybridMultilevel"/>
    <w:tmpl w:val="B32AEF0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9B857FD"/>
    <w:multiLevelType w:val="hybridMultilevel"/>
    <w:tmpl w:val="ADB81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620464"/>
    <w:multiLevelType w:val="multilevel"/>
    <w:tmpl w:val="52DA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9D4DC5"/>
    <w:multiLevelType w:val="hybridMultilevel"/>
    <w:tmpl w:val="7FA0C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02176F"/>
    <w:multiLevelType w:val="hybridMultilevel"/>
    <w:tmpl w:val="88F0C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8539FD"/>
    <w:multiLevelType w:val="hybridMultilevel"/>
    <w:tmpl w:val="B1126B5E"/>
    <w:lvl w:ilvl="0" w:tplc="0409000D">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2" w15:restartNumberingAfterBreak="0">
    <w:nsid w:val="556263EE"/>
    <w:multiLevelType w:val="hybridMultilevel"/>
    <w:tmpl w:val="01149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32146B"/>
    <w:multiLevelType w:val="multilevel"/>
    <w:tmpl w:val="FCAABF08"/>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4" w15:restartNumberingAfterBreak="0">
    <w:nsid w:val="588B2134"/>
    <w:multiLevelType w:val="hybridMultilevel"/>
    <w:tmpl w:val="F4C01BF2"/>
    <w:lvl w:ilvl="0" w:tplc="0409000D">
      <w:start w:val="1"/>
      <w:numFmt w:val="bullet"/>
      <w:lvlText w:val=""/>
      <w:lvlJc w:val="left"/>
      <w:pPr>
        <w:ind w:left="1490" w:hanging="360"/>
      </w:pPr>
      <w:rPr>
        <w:rFonts w:ascii="Wingdings" w:hAnsi="Wingdings"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35" w15:restartNumberingAfterBreak="0">
    <w:nsid w:val="5E774036"/>
    <w:multiLevelType w:val="hybridMultilevel"/>
    <w:tmpl w:val="2DCA064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210496F"/>
    <w:multiLevelType w:val="multilevel"/>
    <w:tmpl w:val="DA2C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88114C"/>
    <w:multiLevelType w:val="hybridMultilevel"/>
    <w:tmpl w:val="64CC82D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57503F0"/>
    <w:multiLevelType w:val="hybridMultilevel"/>
    <w:tmpl w:val="67D6F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127CD7"/>
    <w:multiLevelType w:val="hybridMultilevel"/>
    <w:tmpl w:val="226603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8B15B9"/>
    <w:multiLevelType w:val="hybridMultilevel"/>
    <w:tmpl w:val="298412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9515B3"/>
    <w:multiLevelType w:val="hybridMultilevel"/>
    <w:tmpl w:val="742C285C"/>
    <w:lvl w:ilvl="0" w:tplc="0409000D">
      <w:start w:val="1"/>
      <w:numFmt w:val="bullet"/>
      <w:lvlText w:val=""/>
      <w:lvlJc w:val="left"/>
      <w:pPr>
        <w:ind w:left="1285" w:hanging="360"/>
      </w:pPr>
      <w:rPr>
        <w:rFonts w:ascii="Wingdings" w:hAnsi="Wingdings" w:hint="default"/>
      </w:rPr>
    </w:lvl>
    <w:lvl w:ilvl="1" w:tplc="04090003" w:tentative="1">
      <w:start w:val="1"/>
      <w:numFmt w:val="bullet"/>
      <w:lvlText w:val="o"/>
      <w:lvlJc w:val="left"/>
      <w:pPr>
        <w:ind w:left="2005" w:hanging="360"/>
      </w:pPr>
      <w:rPr>
        <w:rFonts w:ascii="Courier New" w:hAnsi="Courier New" w:cs="Courier New" w:hint="default"/>
      </w:rPr>
    </w:lvl>
    <w:lvl w:ilvl="2" w:tplc="04090005" w:tentative="1">
      <w:start w:val="1"/>
      <w:numFmt w:val="bullet"/>
      <w:lvlText w:val=""/>
      <w:lvlJc w:val="left"/>
      <w:pPr>
        <w:ind w:left="2725" w:hanging="360"/>
      </w:pPr>
      <w:rPr>
        <w:rFonts w:ascii="Wingdings" w:hAnsi="Wingdings" w:hint="default"/>
      </w:rPr>
    </w:lvl>
    <w:lvl w:ilvl="3" w:tplc="04090001" w:tentative="1">
      <w:start w:val="1"/>
      <w:numFmt w:val="bullet"/>
      <w:lvlText w:val=""/>
      <w:lvlJc w:val="left"/>
      <w:pPr>
        <w:ind w:left="3445" w:hanging="360"/>
      </w:pPr>
      <w:rPr>
        <w:rFonts w:ascii="Symbol" w:hAnsi="Symbol" w:hint="default"/>
      </w:rPr>
    </w:lvl>
    <w:lvl w:ilvl="4" w:tplc="04090003" w:tentative="1">
      <w:start w:val="1"/>
      <w:numFmt w:val="bullet"/>
      <w:lvlText w:val="o"/>
      <w:lvlJc w:val="left"/>
      <w:pPr>
        <w:ind w:left="4165" w:hanging="360"/>
      </w:pPr>
      <w:rPr>
        <w:rFonts w:ascii="Courier New" w:hAnsi="Courier New" w:cs="Courier New" w:hint="default"/>
      </w:rPr>
    </w:lvl>
    <w:lvl w:ilvl="5" w:tplc="04090005" w:tentative="1">
      <w:start w:val="1"/>
      <w:numFmt w:val="bullet"/>
      <w:lvlText w:val=""/>
      <w:lvlJc w:val="left"/>
      <w:pPr>
        <w:ind w:left="4885" w:hanging="360"/>
      </w:pPr>
      <w:rPr>
        <w:rFonts w:ascii="Wingdings" w:hAnsi="Wingdings" w:hint="default"/>
      </w:rPr>
    </w:lvl>
    <w:lvl w:ilvl="6" w:tplc="04090001" w:tentative="1">
      <w:start w:val="1"/>
      <w:numFmt w:val="bullet"/>
      <w:lvlText w:val=""/>
      <w:lvlJc w:val="left"/>
      <w:pPr>
        <w:ind w:left="5605" w:hanging="360"/>
      </w:pPr>
      <w:rPr>
        <w:rFonts w:ascii="Symbol" w:hAnsi="Symbol" w:hint="default"/>
      </w:rPr>
    </w:lvl>
    <w:lvl w:ilvl="7" w:tplc="04090003" w:tentative="1">
      <w:start w:val="1"/>
      <w:numFmt w:val="bullet"/>
      <w:lvlText w:val="o"/>
      <w:lvlJc w:val="left"/>
      <w:pPr>
        <w:ind w:left="6325" w:hanging="360"/>
      </w:pPr>
      <w:rPr>
        <w:rFonts w:ascii="Courier New" w:hAnsi="Courier New" w:cs="Courier New" w:hint="default"/>
      </w:rPr>
    </w:lvl>
    <w:lvl w:ilvl="8" w:tplc="04090005" w:tentative="1">
      <w:start w:val="1"/>
      <w:numFmt w:val="bullet"/>
      <w:lvlText w:val=""/>
      <w:lvlJc w:val="left"/>
      <w:pPr>
        <w:ind w:left="7045" w:hanging="360"/>
      </w:pPr>
      <w:rPr>
        <w:rFonts w:ascii="Wingdings" w:hAnsi="Wingdings" w:hint="default"/>
      </w:rPr>
    </w:lvl>
  </w:abstractNum>
  <w:abstractNum w:abstractNumId="42" w15:restartNumberingAfterBreak="0">
    <w:nsid w:val="73195808"/>
    <w:multiLevelType w:val="multilevel"/>
    <w:tmpl w:val="EE96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666CAC"/>
    <w:multiLevelType w:val="multilevel"/>
    <w:tmpl w:val="A2D07136"/>
    <w:lvl w:ilvl="0">
      <w:start w:val="5"/>
      <w:numFmt w:val="decimal"/>
      <w:lvlText w:val="%1.0"/>
      <w:lvlJc w:val="left"/>
      <w:pPr>
        <w:ind w:left="1510" w:hanging="360"/>
      </w:pPr>
      <w:rPr>
        <w:rFonts w:hint="default"/>
      </w:rPr>
    </w:lvl>
    <w:lvl w:ilvl="1">
      <w:start w:val="1"/>
      <w:numFmt w:val="decimal"/>
      <w:lvlText w:val="%1.%2"/>
      <w:lvlJc w:val="left"/>
      <w:pPr>
        <w:ind w:left="2230" w:hanging="360"/>
      </w:pPr>
      <w:rPr>
        <w:rFonts w:hint="default"/>
      </w:rPr>
    </w:lvl>
    <w:lvl w:ilvl="2">
      <w:start w:val="1"/>
      <w:numFmt w:val="decimal"/>
      <w:lvlText w:val="%1.%2.%3"/>
      <w:lvlJc w:val="left"/>
      <w:pPr>
        <w:ind w:left="3310" w:hanging="720"/>
      </w:pPr>
      <w:rPr>
        <w:rFonts w:hint="default"/>
      </w:rPr>
    </w:lvl>
    <w:lvl w:ilvl="3">
      <w:start w:val="1"/>
      <w:numFmt w:val="decimal"/>
      <w:lvlText w:val="%1.%2.%3.%4"/>
      <w:lvlJc w:val="left"/>
      <w:pPr>
        <w:ind w:left="4390" w:hanging="1080"/>
      </w:pPr>
      <w:rPr>
        <w:rFonts w:hint="default"/>
      </w:rPr>
    </w:lvl>
    <w:lvl w:ilvl="4">
      <w:start w:val="1"/>
      <w:numFmt w:val="decimal"/>
      <w:lvlText w:val="%1.%2.%3.%4.%5"/>
      <w:lvlJc w:val="left"/>
      <w:pPr>
        <w:ind w:left="5110" w:hanging="1080"/>
      </w:pPr>
      <w:rPr>
        <w:rFonts w:hint="default"/>
      </w:rPr>
    </w:lvl>
    <w:lvl w:ilvl="5">
      <w:start w:val="1"/>
      <w:numFmt w:val="decimal"/>
      <w:lvlText w:val="%1.%2.%3.%4.%5.%6"/>
      <w:lvlJc w:val="left"/>
      <w:pPr>
        <w:ind w:left="6190" w:hanging="1440"/>
      </w:pPr>
      <w:rPr>
        <w:rFonts w:hint="default"/>
      </w:rPr>
    </w:lvl>
    <w:lvl w:ilvl="6">
      <w:start w:val="1"/>
      <w:numFmt w:val="decimal"/>
      <w:lvlText w:val="%1.%2.%3.%4.%5.%6.%7"/>
      <w:lvlJc w:val="left"/>
      <w:pPr>
        <w:ind w:left="6910" w:hanging="1440"/>
      </w:pPr>
      <w:rPr>
        <w:rFonts w:hint="default"/>
      </w:rPr>
    </w:lvl>
    <w:lvl w:ilvl="7">
      <w:start w:val="1"/>
      <w:numFmt w:val="decimal"/>
      <w:lvlText w:val="%1.%2.%3.%4.%5.%6.%7.%8"/>
      <w:lvlJc w:val="left"/>
      <w:pPr>
        <w:ind w:left="7990" w:hanging="1800"/>
      </w:pPr>
      <w:rPr>
        <w:rFonts w:hint="default"/>
      </w:rPr>
    </w:lvl>
    <w:lvl w:ilvl="8">
      <w:start w:val="1"/>
      <w:numFmt w:val="decimal"/>
      <w:lvlText w:val="%1.%2.%3.%4.%5.%6.%7.%8.%9"/>
      <w:lvlJc w:val="left"/>
      <w:pPr>
        <w:ind w:left="9070" w:hanging="2160"/>
      </w:pPr>
      <w:rPr>
        <w:rFonts w:hint="default"/>
      </w:rPr>
    </w:lvl>
  </w:abstractNum>
  <w:abstractNum w:abstractNumId="44" w15:restartNumberingAfterBreak="0">
    <w:nsid w:val="75191A17"/>
    <w:multiLevelType w:val="hybridMultilevel"/>
    <w:tmpl w:val="8CA2C69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6BE3734"/>
    <w:multiLevelType w:val="multilevel"/>
    <w:tmpl w:val="F320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D50B34"/>
    <w:multiLevelType w:val="hybridMultilevel"/>
    <w:tmpl w:val="D8A02B3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7" w15:restartNumberingAfterBreak="0">
    <w:nsid w:val="793664A7"/>
    <w:multiLevelType w:val="hybridMultilevel"/>
    <w:tmpl w:val="CE203C14"/>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8" w15:restartNumberingAfterBreak="0">
    <w:nsid w:val="7CD25242"/>
    <w:multiLevelType w:val="hybridMultilevel"/>
    <w:tmpl w:val="FF74CF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DA50267"/>
    <w:multiLevelType w:val="hybridMultilevel"/>
    <w:tmpl w:val="92381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25"/>
  </w:num>
  <w:num w:numId="3">
    <w:abstractNumId w:val="7"/>
  </w:num>
  <w:num w:numId="4">
    <w:abstractNumId w:val="9"/>
  </w:num>
  <w:num w:numId="5">
    <w:abstractNumId w:val="43"/>
  </w:num>
  <w:num w:numId="6">
    <w:abstractNumId w:val="33"/>
  </w:num>
  <w:num w:numId="7">
    <w:abstractNumId w:val="23"/>
  </w:num>
  <w:num w:numId="8">
    <w:abstractNumId w:val="13"/>
  </w:num>
  <w:num w:numId="9">
    <w:abstractNumId w:val="41"/>
  </w:num>
  <w:num w:numId="10">
    <w:abstractNumId w:val="40"/>
  </w:num>
  <w:num w:numId="11">
    <w:abstractNumId w:val="22"/>
  </w:num>
  <w:num w:numId="12">
    <w:abstractNumId w:val="32"/>
  </w:num>
  <w:num w:numId="13">
    <w:abstractNumId w:val="35"/>
  </w:num>
  <w:num w:numId="14">
    <w:abstractNumId w:val="46"/>
  </w:num>
  <w:num w:numId="15">
    <w:abstractNumId w:val="5"/>
  </w:num>
  <w:num w:numId="16">
    <w:abstractNumId w:val="44"/>
  </w:num>
  <w:num w:numId="17">
    <w:abstractNumId w:val="49"/>
  </w:num>
  <w:num w:numId="18">
    <w:abstractNumId w:val="15"/>
  </w:num>
  <w:num w:numId="19">
    <w:abstractNumId w:val="27"/>
  </w:num>
  <w:num w:numId="20">
    <w:abstractNumId w:val="8"/>
  </w:num>
  <w:num w:numId="21">
    <w:abstractNumId w:val="10"/>
  </w:num>
  <w:num w:numId="22">
    <w:abstractNumId w:val="21"/>
  </w:num>
  <w:num w:numId="23">
    <w:abstractNumId w:val="31"/>
  </w:num>
  <w:num w:numId="24">
    <w:abstractNumId w:val="30"/>
  </w:num>
  <w:num w:numId="25">
    <w:abstractNumId w:val="42"/>
  </w:num>
  <w:num w:numId="26">
    <w:abstractNumId w:val="29"/>
  </w:num>
  <w:num w:numId="27">
    <w:abstractNumId w:val="38"/>
  </w:num>
  <w:num w:numId="28">
    <w:abstractNumId w:val="17"/>
  </w:num>
  <w:num w:numId="29">
    <w:abstractNumId w:val="48"/>
  </w:num>
  <w:num w:numId="30">
    <w:abstractNumId w:val="6"/>
  </w:num>
  <w:num w:numId="31">
    <w:abstractNumId w:val="37"/>
  </w:num>
  <w:num w:numId="32">
    <w:abstractNumId w:val="16"/>
  </w:num>
  <w:num w:numId="33">
    <w:abstractNumId w:val="3"/>
  </w:num>
  <w:num w:numId="34">
    <w:abstractNumId w:val="4"/>
  </w:num>
  <w:num w:numId="35">
    <w:abstractNumId w:val="26"/>
  </w:num>
  <w:num w:numId="36">
    <w:abstractNumId w:val="47"/>
  </w:num>
  <w:num w:numId="37">
    <w:abstractNumId w:val="12"/>
  </w:num>
  <w:num w:numId="38">
    <w:abstractNumId w:val="11"/>
  </w:num>
  <w:num w:numId="39">
    <w:abstractNumId w:val="24"/>
  </w:num>
  <w:num w:numId="40">
    <w:abstractNumId w:val="18"/>
  </w:num>
  <w:num w:numId="41">
    <w:abstractNumId w:val="0"/>
  </w:num>
  <w:num w:numId="42">
    <w:abstractNumId w:val="45"/>
  </w:num>
  <w:num w:numId="43">
    <w:abstractNumId w:val="1"/>
  </w:num>
  <w:num w:numId="44">
    <w:abstractNumId w:val="34"/>
  </w:num>
  <w:num w:numId="45">
    <w:abstractNumId w:val="28"/>
  </w:num>
  <w:num w:numId="46">
    <w:abstractNumId w:val="20"/>
  </w:num>
  <w:num w:numId="47">
    <w:abstractNumId w:val="39"/>
  </w:num>
  <w:num w:numId="48">
    <w:abstractNumId w:val="19"/>
  </w:num>
  <w:num w:numId="49">
    <w:abstractNumId w:val="2"/>
  </w:num>
  <w:num w:numId="50">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ckson okyere">
    <w15:presenceInfo w15:providerId="Windows Live" w15:userId="9d67c2706f3b36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1CB"/>
    <w:rsid w:val="00030CAC"/>
    <w:rsid w:val="001E6A91"/>
    <w:rsid w:val="00213ADB"/>
    <w:rsid w:val="00241FA9"/>
    <w:rsid w:val="002C158E"/>
    <w:rsid w:val="002D00E1"/>
    <w:rsid w:val="002D49B3"/>
    <w:rsid w:val="002F39C7"/>
    <w:rsid w:val="00327DD1"/>
    <w:rsid w:val="00332E7D"/>
    <w:rsid w:val="003A57BA"/>
    <w:rsid w:val="003D7302"/>
    <w:rsid w:val="00461CDE"/>
    <w:rsid w:val="004B5A7C"/>
    <w:rsid w:val="004D1C5E"/>
    <w:rsid w:val="00567D57"/>
    <w:rsid w:val="00633853"/>
    <w:rsid w:val="00677C78"/>
    <w:rsid w:val="00680899"/>
    <w:rsid w:val="00680C6E"/>
    <w:rsid w:val="006B2CAC"/>
    <w:rsid w:val="006C3DF6"/>
    <w:rsid w:val="006C4CDC"/>
    <w:rsid w:val="006C7CE9"/>
    <w:rsid w:val="007110DC"/>
    <w:rsid w:val="007E175B"/>
    <w:rsid w:val="007F0102"/>
    <w:rsid w:val="00903B10"/>
    <w:rsid w:val="009211CB"/>
    <w:rsid w:val="00945FA7"/>
    <w:rsid w:val="009533D4"/>
    <w:rsid w:val="00964ADB"/>
    <w:rsid w:val="009D6931"/>
    <w:rsid w:val="00A037DF"/>
    <w:rsid w:val="00A3152A"/>
    <w:rsid w:val="00A807A2"/>
    <w:rsid w:val="00A827BF"/>
    <w:rsid w:val="00AD2E14"/>
    <w:rsid w:val="00B02103"/>
    <w:rsid w:val="00B6339A"/>
    <w:rsid w:val="00BC610C"/>
    <w:rsid w:val="00BF1B13"/>
    <w:rsid w:val="00C428CD"/>
    <w:rsid w:val="00C91972"/>
    <w:rsid w:val="00CA0A9C"/>
    <w:rsid w:val="00CC0820"/>
    <w:rsid w:val="00D67273"/>
    <w:rsid w:val="00DC6D5A"/>
    <w:rsid w:val="00DE698C"/>
    <w:rsid w:val="00E46BCD"/>
    <w:rsid w:val="00E54CA9"/>
    <w:rsid w:val="00E641EF"/>
    <w:rsid w:val="00E84A6F"/>
    <w:rsid w:val="00E85DB1"/>
    <w:rsid w:val="00E86476"/>
    <w:rsid w:val="00E908E3"/>
    <w:rsid w:val="00ED1A54"/>
    <w:rsid w:val="00FB054B"/>
    <w:rsid w:val="00FE0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9A888D"/>
  <w15:chartTrackingRefBased/>
  <w15:docId w15:val="{B7F14065-C077-49CA-A0D3-FD8D4357B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1CB"/>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9211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11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11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1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1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1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11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11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1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1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1CB"/>
    <w:rPr>
      <w:rFonts w:eastAsiaTheme="majorEastAsia" w:cstheme="majorBidi"/>
      <w:color w:val="272727" w:themeColor="text1" w:themeTint="D8"/>
    </w:rPr>
  </w:style>
  <w:style w:type="paragraph" w:styleId="Title">
    <w:name w:val="Title"/>
    <w:basedOn w:val="Normal"/>
    <w:next w:val="Normal"/>
    <w:link w:val="TitleChar"/>
    <w:uiPriority w:val="10"/>
    <w:qFormat/>
    <w:rsid w:val="00921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1CB"/>
    <w:pPr>
      <w:spacing w:before="160"/>
      <w:jc w:val="center"/>
    </w:pPr>
    <w:rPr>
      <w:i/>
      <w:iCs/>
      <w:color w:val="404040" w:themeColor="text1" w:themeTint="BF"/>
    </w:rPr>
  </w:style>
  <w:style w:type="character" w:customStyle="1" w:styleId="QuoteChar">
    <w:name w:val="Quote Char"/>
    <w:basedOn w:val="DefaultParagraphFont"/>
    <w:link w:val="Quote"/>
    <w:uiPriority w:val="29"/>
    <w:rsid w:val="009211CB"/>
    <w:rPr>
      <w:i/>
      <w:iCs/>
      <w:color w:val="404040" w:themeColor="text1" w:themeTint="BF"/>
    </w:rPr>
  </w:style>
  <w:style w:type="paragraph" w:styleId="ListParagraph">
    <w:name w:val="List Paragraph"/>
    <w:basedOn w:val="Normal"/>
    <w:uiPriority w:val="34"/>
    <w:qFormat/>
    <w:rsid w:val="009211CB"/>
    <w:pPr>
      <w:ind w:left="720"/>
      <w:contextualSpacing/>
    </w:pPr>
  </w:style>
  <w:style w:type="character" w:styleId="IntenseEmphasis">
    <w:name w:val="Intense Emphasis"/>
    <w:basedOn w:val="DefaultParagraphFont"/>
    <w:uiPriority w:val="21"/>
    <w:qFormat/>
    <w:rsid w:val="009211CB"/>
    <w:rPr>
      <w:i/>
      <w:iCs/>
      <w:color w:val="2F5496" w:themeColor="accent1" w:themeShade="BF"/>
    </w:rPr>
  </w:style>
  <w:style w:type="paragraph" w:styleId="IntenseQuote">
    <w:name w:val="Intense Quote"/>
    <w:basedOn w:val="Normal"/>
    <w:next w:val="Normal"/>
    <w:link w:val="IntenseQuoteChar"/>
    <w:uiPriority w:val="30"/>
    <w:qFormat/>
    <w:rsid w:val="009211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1CB"/>
    <w:rPr>
      <w:i/>
      <w:iCs/>
      <w:color w:val="2F5496" w:themeColor="accent1" w:themeShade="BF"/>
    </w:rPr>
  </w:style>
  <w:style w:type="character" w:styleId="IntenseReference">
    <w:name w:val="Intense Reference"/>
    <w:basedOn w:val="DefaultParagraphFont"/>
    <w:uiPriority w:val="32"/>
    <w:qFormat/>
    <w:rsid w:val="009211CB"/>
    <w:rPr>
      <w:b/>
      <w:bCs/>
      <w:smallCaps/>
      <w:color w:val="2F5496" w:themeColor="accent1" w:themeShade="BF"/>
      <w:spacing w:val="5"/>
    </w:rPr>
  </w:style>
  <w:style w:type="paragraph" w:styleId="Header">
    <w:name w:val="header"/>
    <w:basedOn w:val="Normal"/>
    <w:link w:val="HeaderChar"/>
    <w:uiPriority w:val="99"/>
    <w:unhideWhenUsed/>
    <w:rsid w:val="00BF1B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1B13"/>
    <w:rPr>
      <w:rFonts w:ascii="Calibri" w:eastAsia="Calibri" w:hAnsi="Calibri" w:cs="Calibri"/>
      <w:color w:val="000000"/>
      <w:sz w:val="22"/>
    </w:rPr>
  </w:style>
  <w:style w:type="paragraph" w:styleId="Footer">
    <w:name w:val="footer"/>
    <w:basedOn w:val="Normal"/>
    <w:link w:val="FooterChar"/>
    <w:uiPriority w:val="99"/>
    <w:unhideWhenUsed/>
    <w:rsid w:val="00BF1B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1B13"/>
    <w:rPr>
      <w:rFonts w:ascii="Calibri" w:eastAsia="Calibri" w:hAnsi="Calibri" w:cs="Calibri"/>
      <w:color w:val="000000"/>
      <w:sz w:val="22"/>
    </w:rPr>
  </w:style>
  <w:style w:type="character" w:styleId="Strong">
    <w:name w:val="Strong"/>
    <w:basedOn w:val="DefaultParagraphFont"/>
    <w:uiPriority w:val="22"/>
    <w:qFormat/>
    <w:rsid w:val="00680C6E"/>
    <w:rPr>
      <w:b/>
      <w:bCs/>
    </w:rPr>
  </w:style>
  <w:style w:type="paragraph" w:styleId="NormalWeb">
    <w:name w:val="Normal (Web)"/>
    <w:basedOn w:val="Normal"/>
    <w:uiPriority w:val="99"/>
    <w:semiHidden/>
    <w:unhideWhenUsed/>
    <w:rsid w:val="00680C6E"/>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whitespace-normal">
    <w:name w:val="whitespace-normal"/>
    <w:basedOn w:val="DefaultParagraphFont"/>
    <w:rsid w:val="00680C6E"/>
  </w:style>
  <w:style w:type="table" w:styleId="TableGrid">
    <w:name w:val="Table Grid"/>
    <w:basedOn w:val="TableNormal"/>
    <w:uiPriority w:val="39"/>
    <w:rsid w:val="00DE69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908E3"/>
    <w:pPr>
      <w:spacing w:after="0" w:line="240" w:lineRule="auto"/>
    </w:pPr>
    <w:rPr>
      <w:rFonts w:ascii="Calibri" w:eastAsia="Calibri" w:hAnsi="Calibri" w:cs="Calibri"/>
      <w:color w:val="000000"/>
      <w:sz w:val="22"/>
    </w:rPr>
  </w:style>
  <w:style w:type="character" w:customStyle="1" w:styleId="bg-e8f5ee">
    <w:name w:val="bg-[#e8f5ee]"/>
    <w:basedOn w:val="DefaultParagraphFont"/>
    <w:rsid w:val="00CC0820"/>
  </w:style>
  <w:style w:type="character" w:customStyle="1" w:styleId="text-gray-400">
    <w:name w:val="text-gray-400"/>
    <w:basedOn w:val="DefaultParagraphFont"/>
    <w:rsid w:val="00CC0820"/>
  </w:style>
  <w:style w:type="paragraph" w:styleId="z-TopofForm">
    <w:name w:val="HTML Top of Form"/>
    <w:basedOn w:val="Normal"/>
    <w:next w:val="Normal"/>
    <w:link w:val="z-TopofFormChar"/>
    <w:hidden/>
    <w:uiPriority w:val="99"/>
    <w:semiHidden/>
    <w:unhideWhenUsed/>
    <w:rsid w:val="00CC0820"/>
    <w:pPr>
      <w:pBdr>
        <w:bottom w:val="single" w:sz="6" w:space="1" w:color="auto"/>
      </w:pBdr>
      <w:spacing w:after="0" w:line="240" w:lineRule="auto"/>
      <w:jc w:val="center"/>
    </w:pPr>
    <w:rPr>
      <w:rFonts w:ascii="Arial" w:eastAsia="Times New Roman" w:hAnsi="Arial" w:cs="Arial"/>
      <w:vanish/>
      <w:color w:val="auto"/>
      <w:kern w:val="0"/>
      <w:sz w:val="16"/>
      <w:szCs w:val="16"/>
      <w14:ligatures w14:val="none"/>
    </w:rPr>
  </w:style>
  <w:style w:type="character" w:customStyle="1" w:styleId="z-TopofFormChar">
    <w:name w:val="z-Top of Form Char"/>
    <w:basedOn w:val="DefaultParagraphFont"/>
    <w:link w:val="z-TopofForm"/>
    <w:uiPriority w:val="99"/>
    <w:semiHidden/>
    <w:rsid w:val="00CC0820"/>
    <w:rPr>
      <w:rFonts w:ascii="Arial" w:eastAsia="Times New Roman" w:hAnsi="Arial" w:cs="Arial"/>
      <w:vanish/>
      <w:kern w:val="0"/>
      <w:sz w:val="16"/>
      <w:szCs w:val="16"/>
      <w14:ligatures w14:val="none"/>
    </w:rPr>
  </w:style>
  <w:style w:type="paragraph" w:customStyle="1" w:styleId="text-gray-500">
    <w:name w:val="text-gray-500"/>
    <w:basedOn w:val="Normal"/>
    <w:rsid w:val="00CC0820"/>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block">
    <w:name w:val="block"/>
    <w:basedOn w:val="DefaultParagraphFont"/>
    <w:rsid w:val="00CC0820"/>
  </w:style>
  <w:style w:type="paragraph" w:styleId="z-BottomofForm">
    <w:name w:val="HTML Bottom of Form"/>
    <w:basedOn w:val="Normal"/>
    <w:next w:val="Normal"/>
    <w:link w:val="z-BottomofFormChar"/>
    <w:hidden/>
    <w:uiPriority w:val="99"/>
    <w:semiHidden/>
    <w:unhideWhenUsed/>
    <w:rsid w:val="00CC0820"/>
    <w:pPr>
      <w:pBdr>
        <w:top w:val="single" w:sz="6" w:space="1" w:color="auto"/>
      </w:pBdr>
      <w:spacing w:after="0" w:line="240" w:lineRule="auto"/>
      <w:jc w:val="center"/>
    </w:pPr>
    <w:rPr>
      <w:rFonts w:ascii="Arial" w:eastAsia="Times New Roman" w:hAnsi="Arial" w:cs="Arial"/>
      <w:vanish/>
      <w:color w:val="auto"/>
      <w:kern w:val="0"/>
      <w:sz w:val="16"/>
      <w:szCs w:val="16"/>
      <w14:ligatures w14:val="none"/>
    </w:rPr>
  </w:style>
  <w:style w:type="character" w:customStyle="1" w:styleId="z-BottomofFormChar">
    <w:name w:val="z-Bottom of Form Char"/>
    <w:basedOn w:val="DefaultParagraphFont"/>
    <w:link w:val="z-BottomofForm"/>
    <w:uiPriority w:val="99"/>
    <w:semiHidden/>
    <w:rsid w:val="00CC0820"/>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10602">
      <w:bodyDiv w:val="1"/>
      <w:marLeft w:val="0"/>
      <w:marRight w:val="0"/>
      <w:marTop w:val="0"/>
      <w:marBottom w:val="0"/>
      <w:divBdr>
        <w:top w:val="none" w:sz="0" w:space="0" w:color="auto"/>
        <w:left w:val="none" w:sz="0" w:space="0" w:color="auto"/>
        <w:bottom w:val="none" w:sz="0" w:space="0" w:color="auto"/>
        <w:right w:val="none" w:sz="0" w:space="0" w:color="auto"/>
      </w:divBdr>
    </w:div>
    <w:div w:id="32199281">
      <w:bodyDiv w:val="1"/>
      <w:marLeft w:val="0"/>
      <w:marRight w:val="0"/>
      <w:marTop w:val="0"/>
      <w:marBottom w:val="0"/>
      <w:divBdr>
        <w:top w:val="none" w:sz="0" w:space="0" w:color="auto"/>
        <w:left w:val="none" w:sz="0" w:space="0" w:color="auto"/>
        <w:bottom w:val="none" w:sz="0" w:space="0" w:color="auto"/>
        <w:right w:val="none" w:sz="0" w:space="0" w:color="auto"/>
      </w:divBdr>
    </w:div>
    <w:div w:id="33703918">
      <w:bodyDiv w:val="1"/>
      <w:marLeft w:val="0"/>
      <w:marRight w:val="0"/>
      <w:marTop w:val="0"/>
      <w:marBottom w:val="0"/>
      <w:divBdr>
        <w:top w:val="none" w:sz="0" w:space="0" w:color="auto"/>
        <w:left w:val="none" w:sz="0" w:space="0" w:color="auto"/>
        <w:bottom w:val="none" w:sz="0" w:space="0" w:color="auto"/>
        <w:right w:val="none" w:sz="0" w:space="0" w:color="auto"/>
      </w:divBdr>
      <w:divsChild>
        <w:div w:id="1568345795">
          <w:marLeft w:val="0"/>
          <w:marRight w:val="0"/>
          <w:marTop w:val="0"/>
          <w:marBottom w:val="600"/>
          <w:divBdr>
            <w:top w:val="single" w:sz="2" w:space="24" w:color="1B5E20"/>
            <w:left w:val="single" w:sz="48" w:space="24" w:color="1B5E20"/>
            <w:bottom w:val="single" w:sz="2" w:space="24" w:color="1B5E20"/>
            <w:right w:val="single" w:sz="2" w:space="24" w:color="1B5E20"/>
          </w:divBdr>
          <w:divsChild>
            <w:div w:id="1764648956">
              <w:marLeft w:val="0"/>
              <w:marRight w:val="0"/>
              <w:marTop w:val="0"/>
              <w:marBottom w:val="0"/>
              <w:divBdr>
                <w:top w:val="single" w:sz="2" w:space="0" w:color="auto"/>
                <w:left w:val="single" w:sz="2" w:space="0" w:color="auto"/>
                <w:bottom w:val="single" w:sz="2" w:space="0" w:color="auto"/>
                <w:right w:val="single" w:sz="2" w:space="0" w:color="auto"/>
              </w:divBdr>
            </w:div>
          </w:divsChild>
        </w:div>
        <w:div w:id="1587420597">
          <w:marLeft w:val="0"/>
          <w:marRight w:val="0"/>
          <w:marTop w:val="0"/>
          <w:marBottom w:val="240"/>
          <w:divBdr>
            <w:top w:val="single" w:sz="2" w:space="24" w:color="auto"/>
            <w:left w:val="single" w:sz="2" w:space="24" w:color="auto"/>
            <w:bottom w:val="single" w:sz="2" w:space="24" w:color="auto"/>
            <w:right w:val="single" w:sz="2" w:space="24" w:color="auto"/>
          </w:divBdr>
          <w:divsChild>
            <w:div w:id="1597011165">
              <w:marLeft w:val="0"/>
              <w:marRight w:val="0"/>
              <w:marTop w:val="0"/>
              <w:marBottom w:val="0"/>
              <w:divBdr>
                <w:top w:val="single" w:sz="2" w:space="0" w:color="auto"/>
                <w:left w:val="single" w:sz="2" w:space="0" w:color="auto"/>
                <w:bottom w:val="single" w:sz="2" w:space="0" w:color="auto"/>
                <w:right w:val="single" w:sz="2" w:space="0" w:color="auto"/>
              </w:divBdr>
            </w:div>
          </w:divsChild>
        </w:div>
        <w:div w:id="1307973010">
          <w:marLeft w:val="0"/>
          <w:marRight w:val="0"/>
          <w:marTop w:val="0"/>
          <w:marBottom w:val="0"/>
          <w:divBdr>
            <w:top w:val="single" w:sz="2" w:space="24" w:color="auto"/>
            <w:left w:val="single" w:sz="2" w:space="24" w:color="auto"/>
            <w:bottom w:val="single" w:sz="2" w:space="24" w:color="auto"/>
            <w:right w:val="single" w:sz="2" w:space="24" w:color="auto"/>
          </w:divBdr>
          <w:divsChild>
            <w:div w:id="1617910715">
              <w:marLeft w:val="0"/>
              <w:marRight w:val="0"/>
              <w:marTop w:val="0"/>
              <w:marBottom w:val="0"/>
              <w:divBdr>
                <w:top w:val="single" w:sz="2" w:space="0" w:color="auto"/>
                <w:left w:val="single" w:sz="2" w:space="0" w:color="auto"/>
                <w:bottom w:val="single" w:sz="2" w:space="0" w:color="auto"/>
                <w:right w:val="single" w:sz="2" w:space="0" w:color="auto"/>
              </w:divBdr>
              <w:divsChild>
                <w:div w:id="1128431143">
                  <w:marLeft w:val="0"/>
                  <w:marRight w:val="0"/>
                  <w:marTop w:val="0"/>
                  <w:marBottom w:val="0"/>
                  <w:divBdr>
                    <w:top w:val="single" w:sz="2" w:space="0" w:color="1B5E20"/>
                    <w:left w:val="single" w:sz="24" w:space="12" w:color="1B5E20"/>
                    <w:bottom w:val="single" w:sz="2" w:space="0" w:color="1B5E20"/>
                    <w:right w:val="single" w:sz="2" w:space="0" w:color="1B5E20"/>
                  </w:divBdr>
                </w:div>
                <w:div w:id="57364525">
                  <w:marLeft w:val="0"/>
                  <w:marRight w:val="0"/>
                  <w:marTop w:val="0"/>
                  <w:marBottom w:val="0"/>
                  <w:divBdr>
                    <w:top w:val="single" w:sz="2" w:space="0" w:color="auto"/>
                    <w:left w:val="single" w:sz="2" w:space="0" w:color="auto"/>
                    <w:bottom w:val="single" w:sz="2" w:space="0" w:color="auto"/>
                    <w:right w:val="single" w:sz="2" w:space="0" w:color="auto"/>
                  </w:divBdr>
                  <w:divsChild>
                    <w:div w:id="793521788">
                      <w:marLeft w:val="0"/>
                      <w:marRight w:val="0"/>
                      <w:marTop w:val="0"/>
                      <w:marBottom w:val="0"/>
                      <w:divBdr>
                        <w:top w:val="single" w:sz="2" w:space="0" w:color="auto"/>
                        <w:left w:val="single" w:sz="2" w:space="0" w:color="auto"/>
                        <w:bottom w:val="single" w:sz="2" w:space="0" w:color="auto"/>
                        <w:right w:val="single" w:sz="2" w:space="0" w:color="auto"/>
                      </w:divBdr>
                      <w:divsChild>
                        <w:div w:id="1327980011">
                          <w:marLeft w:val="0"/>
                          <w:marRight w:val="0"/>
                          <w:marTop w:val="120"/>
                          <w:marBottom w:val="0"/>
                          <w:divBdr>
                            <w:top w:val="single" w:sz="2" w:space="0" w:color="auto"/>
                            <w:left w:val="single" w:sz="2" w:space="0" w:color="auto"/>
                            <w:bottom w:val="single" w:sz="2" w:space="0" w:color="auto"/>
                            <w:right w:val="single" w:sz="2" w:space="0" w:color="auto"/>
                          </w:divBdr>
                        </w:div>
                      </w:divsChild>
                    </w:div>
                    <w:div w:id="1762332841">
                      <w:marLeft w:val="0"/>
                      <w:marRight w:val="0"/>
                      <w:marTop w:val="0"/>
                      <w:marBottom w:val="0"/>
                      <w:divBdr>
                        <w:top w:val="single" w:sz="2" w:space="0" w:color="auto"/>
                        <w:left w:val="single" w:sz="2" w:space="0" w:color="auto"/>
                        <w:bottom w:val="single" w:sz="2" w:space="0" w:color="auto"/>
                        <w:right w:val="single" w:sz="2" w:space="0" w:color="auto"/>
                      </w:divBdr>
                    </w:div>
                    <w:div w:id="835416691">
                      <w:marLeft w:val="0"/>
                      <w:marRight w:val="0"/>
                      <w:marTop w:val="0"/>
                      <w:marBottom w:val="0"/>
                      <w:divBdr>
                        <w:top w:val="single" w:sz="2" w:space="0" w:color="auto"/>
                        <w:left w:val="single" w:sz="2" w:space="0" w:color="auto"/>
                        <w:bottom w:val="single" w:sz="2" w:space="0" w:color="auto"/>
                        <w:right w:val="single" w:sz="2" w:space="0" w:color="auto"/>
                      </w:divBdr>
                    </w:div>
                    <w:div w:id="1639457881">
                      <w:marLeft w:val="0"/>
                      <w:marRight w:val="0"/>
                      <w:marTop w:val="0"/>
                      <w:marBottom w:val="0"/>
                      <w:divBdr>
                        <w:top w:val="single" w:sz="2" w:space="0" w:color="auto"/>
                        <w:left w:val="single" w:sz="2" w:space="0" w:color="auto"/>
                        <w:bottom w:val="single" w:sz="2" w:space="0" w:color="auto"/>
                        <w:right w:val="single" w:sz="2" w:space="0" w:color="auto"/>
                      </w:divBdr>
                    </w:div>
                    <w:div w:id="104737776">
                      <w:marLeft w:val="0"/>
                      <w:marRight w:val="0"/>
                      <w:marTop w:val="0"/>
                      <w:marBottom w:val="0"/>
                      <w:divBdr>
                        <w:top w:val="single" w:sz="2" w:space="0" w:color="auto"/>
                        <w:left w:val="single" w:sz="2" w:space="0" w:color="auto"/>
                        <w:bottom w:val="single" w:sz="2" w:space="0" w:color="auto"/>
                        <w:right w:val="single" w:sz="2" w:space="0" w:color="auto"/>
                      </w:divBdr>
                    </w:div>
                    <w:div w:id="454636965">
                      <w:marLeft w:val="0"/>
                      <w:marRight w:val="0"/>
                      <w:marTop w:val="0"/>
                      <w:marBottom w:val="0"/>
                      <w:divBdr>
                        <w:top w:val="single" w:sz="2" w:space="0" w:color="auto"/>
                        <w:left w:val="single" w:sz="2" w:space="0" w:color="auto"/>
                        <w:bottom w:val="single" w:sz="2" w:space="0" w:color="auto"/>
                        <w:right w:val="single" w:sz="2" w:space="0" w:color="auto"/>
                      </w:divBdr>
                    </w:div>
                    <w:div w:id="604733419">
                      <w:marLeft w:val="0"/>
                      <w:marRight w:val="0"/>
                      <w:marTop w:val="0"/>
                      <w:marBottom w:val="0"/>
                      <w:divBdr>
                        <w:top w:val="single" w:sz="2" w:space="0" w:color="auto"/>
                        <w:left w:val="single" w:sz="2" w:space="0" w:color="auto"/>
                        <w:bottom w:val="single" w:sz="2" w:space="0" w:color="auto"/>
                        <w:right w:val="single" w:sz="2" w:space="0" w:color="auto"/>
                      </w:divBdr>
                    </w:div>
                    <w:div w:id="1909924320">
                      <w:marLeft w:val="0"/>
                      <w:marRight w:val="0"/>
                      <w:marTop w:val="0"/>
                      <w:marBottom w:val="0"/>
                      <w:divBdr>
                        <w:top w:val="single" w:sz="2" w:space="0" w:color="auto"/>
                        <w:left w:val="single" w:sz="2" w:space="0" w:color="auto"/>
                        <w:bottom w:val="single" w:sz="2" w:space="0" w:color="auto"/>
                        <w:right w:val="single" w:sz="2" w:space="0" w:color="auto"/>
                      </w:divBdr>
                      <w:divsChild>
                        <w:div w:id="82456102">
                          <w:marLeft w:val="0"/>
                          <w:marRight w:val="0"/>
                          <w:marTop w:val="120"/>
                          <w:marBottom w:val="0"/>
                          <w:divBdr>
                            <w:top w:val="single" w:sz="2" w:space="0" w:color="auto"/>
                            <w:left w:val="single" w:sz="2" w:space="0" w:color="auto"/>
                            <w:bottom w:val="single" w:sz="2" w:space="0" w:color="auto"/>
                            <w:right w:val="single" w:sz="2" w:space="0" w:color="auto"/>
                          </w:divBdr>
                        </w:div>
                      </w:divsChild>
                    </w:div>
                    <w:div w:id="512690718">
                      <w:marLeft w:val="0"/>
                      <w:marRight w:val="0"/>
                      <w:marTop w:val="0"/>
                      <w:marBottom w:val="0"/>
                      <w:divBdr>
                        <w:top w:val="single" w:sz="2" w:space="0" w:color="auto"/>
                        <w:left w:val="single" w:sz="2" w:space="0" w:color="auto"/>
                        <w:bottom w:val="single" w:sz="2" w:space="0" w:color="auto"/>
                        <w:right w:val="single" w:sz="2" w:space="0" w:color="auto"/>
                      </w:divBdr>
                    </w:div>
                    <w:div w:id="595093923">
                      <w:marLeft w:val="0"/>
                      <w:marRight w:val="0"/>
                      <w:marTop w:val="0"/>
                      <w:marBottom w:val="0"/>
                      <w:divBdr>
                        <w:top w:val="single" w:sz="2" w:space="0" w:color="auto"/>
                        <w:left w:val="single" w:sz="2" w:space="0" w:color="auto"/>
                        <w:bottom w:val="single" w:sz="2" w:space="0" w:color="auto"/>
                        <w:right w:val="single" w:sz="2" w:space="0" w:color="auto"/>
                      </w:divBdr>
                    </w:div>
                    <w:div w:id="866328896">
                      <w:marLeft w:val="0"/>
                      <w:marRight w:val="0"/>
                      <w:marTop w:val="0"/>
                      <w:marBottom w:val="0"/>
                      <w:divBdr>
                        <w:top w:val="single" w:sz="2" w:space="0" w:color="auto"/>
                        <w:left w:val="single" w:sz="2" w:space="0" w:color="auto"/>
                        <w:bottom w:val="single" w:sz="2" w:space="0" w:color="auto"/>
                        <w:right w:val="single" w:sz="2" w:space="0" w:color="auto"/>
                      </w:divBdr>
                    </w:div>
                    <w:div w:id="1872105357">
                      <w:marLeft w:val="0"/>
                      <w:marRight w:val="0"/>
                      <w:marTop w:val="0"/>
                      <w:marBottom w:val="0"/>
                      <w:divBdr>
                        <w:top w:val="single" w:sz="2" w:space="0" w:color="auto"/>
                        <w:left w:val="single" w:sz="2" w:space="0" w:color="auto"/>
                        <w:bottom w:val="single" w:sz="2" w:space="0" w:color="auto"/>
                        <w:right w:val="single" w:sz="2" w:space="0" w:color="auto"/>
                      </w:divBdr>
                      <w:divsChild>
                        <w:div w:id="443112007">
                          <w:marLeft w:val="0"/>
                          <w:marRight w:val="0"/>
                          <w:marTop w:val="120"/>
                          <w:marBottom w:val="0"/>
                          <w:divBdr>
                            <w:top w:val="single" w:sz="2" w:space="0" w:color="auto"/>
                            <w:left w:val="single" w:sz="2" w:space="0" w:color="auto"/>
                            <w:bottom w:val="single" w:sz="2" w:space="0" w:color="auto"/>
                            <w:right w:val="single" w:sz="2" w:space="0" w:color="auto"/>
                          </w:divBdr>
                        </w:div>
                      </w:divsChild>
                    </w:div>
                    <w:div w:id="1544093995">
                      <w:marLeft w:val="0"/>
                      <w:marRight w:val="0"/>
                      <w:marTop w:val="0"/>
                      <w:marBottom w:val="0"/>
                      <w:divBdr>
                        <w:top w:val="single" w:sz="2" w:space="0" w:color="auto"/>
                        <w:left w:val="single" w:sz="2" w:space="0" w:color="auto"/>
                        <w:bottom w:val="single" w:sz="2" w:space="0" w:color="auto"/>
                        <w:right w:val="single" w:sz="2" w:space="0" w:color="auto"/>
                      </w:divBdr>
                      <w:divsChild>
                        <w:div w:id="714816055">
                          <w:marLeft w:val="0"/>
                          <w:marRight w:val="0"/>
                          <w:marTop w:val="120"/>
                          <w:marBottom w:val="0"/>
                          <w:divBdr>
                            <w:top w:val="single" w:sz="2" w:space="0" w:color="auto"/>
                            <w:left w:val="single" w:sz="2" w:space="0" w:color="auto"/>
                            <w:bottom w:val="single" w:sz="2" w:space="0" w:color="auto"/>
                            <w:right w:val="single" w:sz="2" w:space="0" w:color="auto"/>
                          </w:divBdr>
                        </w:div>
                      </w:divsChild>
                    </w:div>
                    <w:div w:id="1233078438">
                      <w:marLeft w:val="0"/>
                      <w:marRight w:val="0"/>
                      <w:marTop w:val="0"/>
                      <w:marBottom w:val="0"/>
                      <w:divBdr>
                        <w:top w:val="single" w:sz="2" w:space="0" w:color="auto"/>
                        <w:left w:val="single" w:sz="2" w:space="0" w:color="auto"/>
                        <w:bottom w:val="single" w:sz="2" w:space="0" w:color="auto"/>
                        <w:right w:val="single" w:sz="2" w:space="0" w:color="auto"/>
                      </w:divBdr>
                      <w:divsChild>
                        <w:div w:id="1760635852">
                          <w:marLeft w:val="0"/>
                          <w:marRight w:val="0"/>
                          <w:marTop w:val="120"/>
                          <w:marBottom w:val="0"/>
                          <w:divBdr>
                            <w:top w:val="single" w:sz="2" w:space="0" w:color="auto"/>
                            <w:left w:val="single" w:sz="2" w:space="0" w:color="auto"/>
                            <w:bottom w:val="single" w:sz="2" w:space="0" w:color="auto"/>
                            <w:right w:val="single" w:sz="2" w:space="0" w:color="auto"/>
                          </w:divBdr>
                        </w:div>
                      </w:divsChild>
                    </w:div>
                    <w:div w:id="785852932">
                      <w:marLeft w:val="0"/>
                      <w:marRight w:val="0"/>
                      <w:marTop w:val="0"/>
                      <w:marBottom w:val="0"/>
                      <w:divBdr>
                        <w:top w:val="single" w:sz="2" w:space="0" w:color="auto"/>
                        <w:left w:val="single" w:sz="2" w:space="0" w:color="auto"/>
                        <w:bottom w:val="single" w:sz="2" w:space="0" w:color="auto"/>
                        <w:right w:val="single" w:sz="2" w:space="0" w:color="auto"/>
                      </w:divBdr>
                      <w:divsChild>
                        <w:div w:id="854540707">
                          <w:marLeft w:val="0"/>
                          <w:marRight w:val="0"/>
                          <w:marTop w:val="120"/>
                          <w:marBottom w:val="0"/>
                          <w:divBdr>
                            <w:top w:val="single" w:sz="2" w:space="0" w:color="auto"/>
                            <w:left w:val="single" w:sz="2" w:space="0" w:color="auto"/>
                            <w:bottom w:val="single" w:sz="2" w:space="0" w:color="auto"/>
                            <w:right w:val="single" w:sz="2" w:space="0" w:color="auto"/>
                          </w:divBdr>
                        </w:div>
                      </w:divsChild>
                    </w:div>
                    <w:div w:id="1416321103">
                      <w:marLeft w:val="0"/>
                      <w:marRight w:val="0"/>
                      <w:marTop w:val="0"/>
                      <w:marBottom w:val="0"/>
                      <w:divBdr>
                        <w:top w:val="single" w:sz="2" w:space="0" w:color="auto"/>
                        <w:left w:val="single" w:sz="2" w:space="0" w:color="auto"/>
                        <w:bottom w:val="single" w:sz="2" w:space="0" w:color="auto"/>
                        <w:right w:val="single" w:sz="2" w:space="0" w:color="auto"/>
                      </w:divBdr>
                      <w:divsChild>
                        <w:div w:id="1566604652">
                          <w:marLeft w:val="0"/>
                          <w:marRight w:val="0"/>
                          <w:marTop w:val="120"/>
                          <w:marBottom w:val="0"/>
                          <w:divBdr>
                            <w:top w:val="single" w:sz="2" w:space="0" w:color="auto"/>
                            <w:left w:val="single" w:sz="2" w:space="0" w:color="auto"/>
                            <w:bottom w:val="single" w:sz="2" w:space="0" w:color="auto"/>
                            <w:right w:val="single" w:sz="2" w:space="0" w:color="auto"/>
                          </w:divBdr>
                        </w:div>
                      </w:divsChild>
                    </w:div>
                  </w:divsChild>
                </w:div>
              </w:divsChild>
            </w:div>
            <w:div w:id="181210548">
              <w:marLeft w:val="0"/>
              <w:marRight w:val="0"/>
              <w:marTop w:val="0"/>
              <w:marBottom w:val="0"/>
              <w:divBdr>
                <w:top w:val="single" w:sz="2" w:space="0" w:color="auto"/>
                <w:left w:val="single" w:sz="2" w:space="0" w:color="auto"/>
                <w:bottom w:val="single" w:sz="2" w:space="0" w:color="auto"/>
                <w:right w:val="single" w:sz="2" w:space="0" w:color="auto"/>
              </w:divBdr>
              <w:divsChild>
                <w:div w:id="1024870413">
                  <w:marLeft w:val="0"/>
                  <w:marRight w:val="0"/>
                  <w:marTop w:val="0"/>
                  <w:marBottom w:val="0"/>
                  <w:divBdr>
                    <w:top w:val="single" w:sz="2" w:space="0" w:color="1B5E20"/>
                    <w:left w:val="single" w:sz="24" w:space="12" w:color="1B5E20"/>
                    <w:bottom w:val="single" w:sz="2" w:space="0" w:color="1B5E20"/>
                    <w:right w:val="single" w:sz="2" w:space="0" w:color="1B5E20"/>
                  </w:divBdr>
                </w:div>
                <w:div w:id="257908079">
                  <w:marLeft w:val="0"/>
                  <w:marRight w:val="0"/>
                  <w:marTop w:val="0"/>
                  <w:marBottom w:val="0"/>
                  <w:divBdr>
                    <w:top w:val="single" w:sz="2" w:space="0" w:color="auto"/>
                    <w:left w:val="single" w:sz="2" w:space="0" w:color="auto"/>
                    <w:bottom w:val="single" w:sz="2" w:space="0" w:color="auto"/>
                    <w:right w:val="single" w:sz="2" w:space="0" w:color="auto"/>
                  </w:divBdr>
                  <w:divsChild>
                    <w:div w:id="1924026735">
                      <w:marLeft w:val="0"/>
                      <w:marRight w:val="0"/>
                      <w:marTop w:val="0"/>
                      <w:marBottom w:val="0"/>
                      <w:divBdr>
                        <w:top w:val="single" w:sz="2" w:space="0" w:color="auto"/>
                        <w:left w:val="single" w:sz="2" w:space="0" w:color="auto"/>
                        <w:bottom w:val="single" w:sz="2" w:space="0" w:color="auto"/>
                        <w:right w:val="single" w:sz="2" w:space="0" w:color="auto"/>
                      </w:divBdr>
                      <w:divsChild>
                        <w:div w:id="1049960737">
                          <w:marLeft w:val="0"/>
                          <w:marRight w:val="0"/>
                          <w:marTop w:val="120"/>
                          <w:marBottom w:val="0"/>
                          <w:divBdr>
                            <w:top w:val="single" w:sz="2" w:space="0" w:color="auto"/>
                            <w:left w:val="single" w:sz="2" w:space="0" w:color="auto"/>
                            <w:bottom w:val="single" w:sz="2" w:space="0" w:color="auto"/>
                            <w:right w:val="single" w:sz="2" w:space="0" w:color="auto"/>
                          </w:divBdr>
                        </w:div>
                      </w:divsChild>
                    </w:div>
                    <w:div w:id="786655338">
                      <w:marLeft w:val="0"/>
                      <w:marRight w:val="0"/>
                      <w:marTop w:val="0"/>
                      <w:marBottom w:val="0"/>
                      <w:divBdr>
                        <w:top w:val="single" w:sz="2" w:space="0" w:color="auto"/>
                        <w:left w:val="single" w:sz="2" w:space="0" w:color="auto"/>
                        <w:bottom w:val="single" w:sz="2" w:space="0" w:color="auto"/>
                        <w:right w:val="single" w:sz="2" w:space="0" w:color="auto"/>
                      </w:divBdr>
                    </w:div>
                    <w:div w:id="733940535">
                      <w:marLeft w:val="0"/>
                      <w:marRight w:val="0"/>
                      <w:marTop w:val="0"/>
                      <w:marBottom w:val="0"/>
                      <w:divBdr>
                        <w:top w:val="single" w:sz="2" w:space="0" w:color="auto"/>
                        <w:left w:val="single" w:sz="2" w:space="0" w:color="auto"/>
                        <w:bottom w:val="single" w:sz="2" w:space="0" w:color="auto"/>
                        <w:right w:val="single" w:sz="2" w:space="0" w:color="auto"/>
                      </w:divBdr>
                      <w:divsChild>
                        <w:div w:id="1480999321">
                          <w:marLeft w:val="0"/>
                          <w:marRight w:val="0"/>
                          <w:marTop w:val="120"/>
                          <w:marBottom w:val="0"/>
                          <w:divBdr>
                            <w:top w:val="single" w:sz="2" w:space="0" w:color="auto"/>
                            <w:left w:val="single" w:sz="2" w:space="0" w:color="auto"/>
                            <w:bottom w:val="single" w:sz="2" w:space="0" w:color="auto"/>
                            <w:right w:val="single" w:sz="2" w:space="0" w:color="auto"/>
                          </w:divBdr>
                        </w:div>
                      </w:divsChild>
                    </w:div>
                    <w:div w:id="1438712895">
                      <w:marLeft w:val="0"/>
                      <w:marRight w:val="0"/>
                      <w:marTop w:val="0"/>
                      <w:marBottom w:val="0"/>
                      <w:divBdr>
                        <w:top w:val="single" w:sz="2" w:space="0" w:color="auto"/>
                        <w:left w:val="single" w:sz="2" w:space="0" w:color="auto"/>
                        <w:bottom w:val="single" w:sz="2" w:space="0" w:color="auto"/>
                        <w:right w:val="single" w:sz="2" w:space="0" w:color="auto"/>
                      </w:divBdr>
                    </w:div>
                    <w:div w:id="860701103">
                      <w:marLeft w:val="0"/>
                      <w:marRight w:val="0"/>
                      <w:marTop w:val="0"/>
                      <w:marBottom w:val="0"/>
                      <w:divBdr>
                        <w:top w:val="single" w:sz="2" w:space="0" w:color="auto"/>
                        <w:left w:val="single" w:sz="2" w:space="0" w:color="auto"/>
                        <w:bottom w:val="single" w:sz="2" w:space="0" w:color="auto"/>
                        <w:right w:val="single" w:sz="2" w:space="0" w:color="auto"/>
                      </w:divBdr>
                      <w:divsChild>
                        <w:div w:id="1570264465">
                          <w:marLeft w:val="0"/>
                          <w:marRight w:val="0"/>
                          <w:marTop w:val="120"/>
                          <w:marBottom w:val="0"/>
                          <w:divBdr>
                            <w:top w:val="single" w:sz="2" w:space="0" w:color="auto"/>
                            <w:left w:val="single" w:sz="2" w:space="0" w:color="auto"/>
                            <w:bottom w:val="single" w:sz="2" w:space="0" w:color="auto"/>
                            <w:right w:val="single" w:sz="2" w:space="0" w:color="auto"/>
                          </w:divBdr>
                        </w:div>
                      </w:divsChild>
                    </w:div>
                    <w:div w:id="339771391">
                      <w:marLeft w:val="0"/>
                      <w:marRight w:val="0"/>
                      <w:marTop w:val="0"/>
                      <w:marBottom w:val="0"/>
                      <w:divBdr>
                        <w:top w:val="single" w:sz="2" w:space="0" w:color="auto"/>
                        <w:left w:val="single" w:sz="2" w:space="0" w:color="auto"/>
                        <w:bottom w:val="single" w:sz="2" w:space="0" w:color="auto"/>
                        <w:right w:val="single" w:sz="2" w:space="0" w:color="auto"/>
                      </w:divBdr>
                      <w:divsChild>
                        <w:div w:id="2122675776">
                          <w:marLeft w:val="0"/>
                          <w:marRight w:val="0"/>
                          <w:marTop w:val="120"/>
                          <w:marBottom w:val="0"/>
                          <w:divBdr>
                            <w:top w:val="single" w:sz="2" w:space="0" w:color="auto"/>
                            <w:left w:val="single" w:sz="2" w:space="0" w:color="auto"/>
                            <w:bottom w:val="single" w:sz="2" w:space="0" w:color="auto"/>
                            <w:right w:val="single" w:sz="2" w:space="0" w:color="auto"/>
                          </w:divBdr>
                        </w:div>
                      </w:divsChild>
                    </w:div>
                  </w:divsChild>
                </w:div>
              </w:divsChild>
            </w:div>
            <w:div w:id="715662029">
              <w:marLeft w:val="0"/>
              <w:marRight w:val="0"/>
              <w:marTop w:val="0"/>
              <w:marBottom w:val="0"/>
              <w:divBdr>
                <w:top w:val="single" w:sz="2" w:space="0" w:color="auto"/>
                <w:left w:val="single" w:sz="2" w:space="0" w:color="auto"/>
                <w:bottom w:val="single" w:sz="2" w:space="0" w:color="auto"/>
                <w:right w:val="single" w:sz="2" w:space="0" w:color="auto"/>
              </w:divBdr>
              <w:divsChild>
                <w:div w:id="1361853980">
                  <w:marLeft w:val="0"/>
                  <w:marRight w:val="0"/>
                  <w:marTop w:val="0"/>
                  <w:marBottom w:val="0"/>
                  <w:divBdr>
                    <w:top w:val="single" w:sz="2" w:space="0" w:color="1B5E20"/>
                    <w:left w:val="single" w:sz="24" w:space="12" w:color="1B5E20"/>
                    <w:bottom w:val="single" w:sz="2" w:space="0" w:color="1B5E20"/>
                    <w:right w:val="single" w:sz="2" w:space="0" w:color="1B5E20"/>
                  </w:divBdr>
                </w:div>
                <w:div w:id="406192453">
                  <w:marLeft w:val="0"/>
                  <w:marRight w:val="0"/>
                  <w:marTop w:val="0"/>
                  <w:marBottom w:val="0"/>
                  <w:divBdr>
                    <w:top w:val="single" w:sz="2" w:space="0" w:color="auto"/>
                    <w:left w:val="single" w:sz="2" w:space="0" w:color="auto"/>
                    <w:bottom w:val="single" w:sz="2" w:space="0" w:color="auto"/>
                    <w:right w:val="single" w:sz="2" w:space="0" w:color="auto"/>
                  </w:divBdr>
                  <w:divsChild>
                    <w:div w:id="1273442731">
                      <w:marLeft w:val="0"/>
                      <w:marRight w:val="0"/>
                      <w:marTop w:val="0"/>
                      <w:marBottom w:val="0"/>
                      <w:divBdr>
                        <w:top w:val="single" w:sz="2" w:space="0" w:color="auto"/>
                        <w:left w:val="single" w:sz="2" w:space="0" w:color="auto"/>
                        <w:bottom w:val="single" w:sz="2" w:space="0" w:color="auto"/>
                        <w:right w:val="single" w:sz="2" w:space="0" w:color="auto"/>
                      </w:divBdr>
                    </w:div>
                    <w:div w:id="238249342">
                      <w:marLeft w:val="0"/>
                      <w:marRight w:val="0"/>
                      <w:marTop w:val="0"/>
                      <w:marBottom w:val="0"/>
                      <w:divBdr>
                        <w:top w:val="single" w:sz="2" w:space="0" w:color="auto"/>
                        <w:left w:val="single" w:sz="2" w:space="0" w:color="auto"/>
                        <w:bottom w:val="single" w:sz="2" w:space="0" w:color="auto"/>
                        <w:right w:val="single" w:sz="2" w:space="0" w:color="auto"/>
                      </w:divBdr>
                    </w:div>
                    <w:div w:id="8080609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26370560">
              <w:marLeft w:val="0"/>
              <w:marRight w:val="0"/>
              <w:marTop w:val="0"/>
              <w:marBottom w:val="0"/>
              <w:divBdr>
                <w:top w:val="single" w:sz="2" w:space="0" w:color="auto"/>
                <w:left w:val="single" w:sz="2" w:space="0" w:color="auto"/>
                <w:bottom w:val="single" w:sz="2" w:space="0" w:color="auto"/>
                <w:right w:val="single" w:sz="2" w:space="0" w:color="auto"/>
              </w:divBdr>
              <w:divsChild>
                <w:div w:id="484442375">
                  <w:marLeft w:val="0"/>
                  <w:marRight w:val="0"/>
                  <w:marTop w:val="0"/>
                  <w:marBottom w:val="0"/>
                  <w:divBdr>
                    <w:top w:val="single" w:sz="2" w:space="0" w:color="1B5E20"/>
                    <w:left w:val="single" w:sz="24" w:space="12" w:color="1B5E20"/>
                    <w:bottom w:val="single" w:sz="2" w:space="0" w:color="1B5E20"/>
                    <w:right w:val="single" w:sz="2" w:space="0" w:color="1B5E20"/>
                  </w:divBdr>
                </w:div>
                <w:div w:id="68115155">
                  <w:marLeft w:val="0"/>
                  <w:marRight w:val="0"/>
                  <w:marTop w:val="0"/>
                  <w:marBottom w:val="0"/>
                  <w:divBdr>
                    <w:top w:val="single" w:sz="2" w:space="0" w:color="auto"/>
                    <w:left w:val="single" w:sz="2" w:space="0" w:color="auto"/>
                    <w:bottom w:val="single" w:sz="2" w:space="0" w:color="auto"/>
                    <w:right w:val="single" w:sz="2" w:space="0" w:color="auto"/>
                  </w:divBdr>
                  <w:divsChild>
                    <w:div w:id="1410227468">
                      <w:marLeft w:val="0"/>
                      <w:marRight w:val="0"/>
                      <w:marTop w:val="0"/>
                      <w:marBottom w:val="0"/>
                      <w:divBdr>
                        <w:top w:val="single" w:sz="2" w:space="0" w:color="auto"/>
                        <w:left w:val="single" w:sz="2" w:space="0" w:color="auto"/>
                        <w:bottom w:val="single" w:sz="2" w:space="0" w:color="auto"/>
                        <w:right w:val="single" w:sz="2" w:space="0" w:color="auto"/>
                      </w:divBdr>
                      <w:divsChild>
                        <w:div w:id="2009364647">
                          <w:marLeft w:val="0"/>
                          <w:marRight w:val="0"/>
                          <w:marTop w:val="120"/>
                          <w:marBottom w:val="0"/>
                          <w:divBdr>
                            <w:top w:val="single" w:sz="2" w:space="0" w:color="auto"/>
                            <w:left w:val="single" w:sz="2" w:space="0" w:color="auto"/>
                            <w:bottom w:val="single" w:sz="2" w:space="0" w:color="auto"/>
                            <w:right w:val="single" w:sz="2" w:space="0" w:color="auto"/>
                          </w:divBdr>
                        </w:div>
                      </w:divsChild>
                    </w:div>
                    <w:div w:id="1627852622">
                      <w:marLeft w:val="0"/>
                      <w:marRight w:val="0"/>
                      <w:marTop w:val="0"/>
                      <w:marBottom w:val="0"/>
                      <w:divBdr>
                        <w:top w:val="single" w:sz="2" w:space="0" w:color="auto"/>
                        <w:left w:val="single" w:sz="2" w:space="0" w:color="auto"/>
                        <w:bottom w:val="single" w:sz="2" w:space="0" w:color="auto"/>
                        <w:right w:val="single" w:sz="2" w:space="0" w:color="auto"/>
                      </w:divBdr>
                      <w:divsChild>
                        <w:div w:id="678391128">
                          <w:marLeft w:val="0"/>
                          <w:marRight w:val="0"/>
                          <w:marTop w:val="120"/>
                          <w:marBottom w:val="0"/>
                          <w:divBdr>
                            <w:top w:val="single" w:sz="2" w:space="0" w:color="auto"/>
                            <w:left w:val="single" w:sz="2" w:space="0" w:color="auto"/>
                            <w:bottom w:val="single" w:sz="2" w:space="0" w:color="auto"/>
                            <w:right w:val="single" w:sz="2" w:space="0" w:color="auto"/>
                          </w:divBdr>
                        </w:div>
                      </w:divsChild>
                    </w:div>
                    <w:div w:id="5181568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95119124">
              <w:marLeft w:val="0"/>
              <w:marRight w:val="0"/>
              <w:marTop w:val="0"/>
              <w:marBottom w:val="0"/>
              <w:divBdr>
                <w:top w:val="single" w:sz="2" w:space="0" w:color="auto"/>
                <w:left w:val="single" w:sz="2" w:space="0" w:color="auto"/>
                <w:bottom w:val="single" w:sz="2" w:space="0" w:color="auto"/>
                <w:right w:val="single" w:sz="2" w:space="0" w:color="auto"/>
              </w:divBdr>
              <w:divsChild>
                <w:div w:id="1072586223">
                  <w:marLeft w:val="0"/>
                  <w:marRight w:val="0"/>
                  <w:marTop w:val="0"/>
                  <w:marBottom w:val="0"/>
                  <w:divBdr>
                    <w:top w:val="single" w:sz="2" w:space="0" w:color="1B5E20"/>
                    <w:left w:val="single" w:sz="24" w:space="12" w:color="1B5E20"/>
                    <w:bottom w:val="single" w:sz="2" w:space="0" w:color="1B5E20"/>
                    <w:right w:val="single" w:sz="2" w:space="0" w:color="1B5E20"/>
                  </w:divBdr>
                </w:div>
                <w:div w:id="1639921873">
                  <w:marLeft w:val="0"/>
                  <w:marRight w:val="0"/>
                  <w:marTop w:val="0"/>
                  <w:marBottom w:val="0"/>
                  <w:divBdr>
                    <w:top w:val="single" w:sz="2" w:space="0" w:color="auto"/>
                    <w:left w:val="single" w:sz="2" w:space="0" w:color="auto"/>
                    <w:bottom w:val="single" w:sz="2" w:space="0" w:color="auto"/>
                    <w:right w:val="single" w:sz="2" w:space="0" w:color="auto"/>
                  </w:divBdr>
                  <w:divsChild>
                    <w:div w:id="758255321">
                      <w:marLeft w:val="0"/>
                      <w:marRight w:val="0"/>
                      <w:marTop w:val="0"/>
                      <w:marBottom w:val="0"/>
                      <w:divBdr>
                        <w:top w:val="single" w:sz="2" w:space="0" w:color="auto"/>
                        <w:left w:val="single" w:sz="2" w:space="0" w:color="auto"/>
                        <w:bottom w:val="single" w:sz="2" w:space="0" w:color="auto"/>
                        <w:right w:val="single" w:sz="2" w:space="0" w:color="auto"/>
                      </w:divBdr>
                    </w:div>
                    <w:div w:id="747266426">
                      <w:marLeft w:val="0"/>
                      <w:marRight w:val="0"/>
                      <w:marTop w:val="0"/>
                      <w:marBottom w:val="0"/>
                      <w:divBdr>
                        <w:top w:val="single" w:sz="2" w:space="0" w:color="auto"/>
                        <w:left w:val="single" w:sz="2" w:space="0" w:color="auto"/>
                        <w:bottom w:val="single" w:sz="2" w:space="0" w:color="auto"/>
                        <w:right w:val="single" w:sz="2" w:space="0" w:color="auto"/>
                      </w:divBdr>
                    </w:div>
                    <w:div w:id="1027490676">
                      <w:marLeft w:val="0"/>
                      <w:marRight w:val="0"/>
                      <w:marTop w:val="0"/>
                      <w:marBottom w:val="0"/>
                      <w:divBdr>
                        <w:top w:val="single" w:sz="2" w:space="0" w:color="auto"/>
                        <w:left w:val="single" w:sz="2" w:space="0" w:color="auto"/>
                        <w:bottom w:val="single" w:sz="2" w:space="0" w:color="auto"/>
                        <w:right w:val="single" w:sz="2" w:space="0" w:color="auto"/>
                      </w:divBdr>
                      <w:divsChild>
                        <w:div w:id="411660574">
                          <w:marLeft w:val="0"/>
                          <w:marRight w:val="0"/>
                          <w:marTop w:val="120"/>
                          <w:marBottom w:val="0"/>
                          <w:divBdr>
                            <w:top w:val="single" w:sz="2" w:space="0" w:color="auto"/>
                            <w:left w:val="single" w:sz="2" w:space="0" w:color="auto"/>
                            <w:bottom w:val="single" w:sz="2" w:space="0" w:color="auto"/>
                            <w:right w:val="single" w:sz="2" w:space="0" w:color="auto"/>
                          </w:divBdr>
                        </w:div>
                      </w:divsChild>
                    </w:div>
                  </w:divsChild>
                </w:div>
              </w:divsChild>
            </w:div>
            <w:div w:id="1123232379">
              <w:marLeft w:val="0"/>
              <w:marRight w:val="0"/>
              <w:marTop w:val="0"/>
              <w:marBottom w:val="0"/>
              <w:divBdr>
                <w:top w:val="single" w:sz="2" w:space="0" w:color="auto"/>
                <w:left w:val="single" w:sz="2" w:space="0" w:color="auto"/>
                <w:bottom w:val="single" w:sz="2" w:space="0" w:color="auto"/>
                <w:right w:val="single" w:sz="2" w:space="0" w:color="auto"/>
              </w:divBdr>
              <w:divsChild>
                <w:div w:id="2132818791">
                  <w:marLeft w:val="0"/>
                  <w:marRight w:val="0"/>
                  <w:marTop w:val="0"/>
                  <w:marBottom w:val="0"/>
                  <w:divBdr>
                    <w:top w:val="single" w:sz="2" w:space="0" w:color="1B5E20"/>
                    <w:left w:val="single" w:sz="24" w:space="12" w:color="1B5E20"/>
                    <w:bottom w:val="single" w:sz="2" w:space="0" w:color="1B5E20"/>
                    <w:right w:val="single" w:sz="2" w:space="0" w:color="1B5E20"/>
                  </w:divBdr>
                </w:div>
                <w:div w:id="1230727217">
                  <w:marLeft w:val="0"/>
                  <w:marRight w:val="0"/>
                  <w:marTop w:val="0"/>
                  <w:marBottom w:val="0"/>
                  <w:divBdr>
                    <w:top w:val="single" w:sz="2" w:space="0" w:color="auto"/>
                    <w:left w:val="single" w:sz="2" w:space="0" w:color="auto"/>
                    <w:bottom w:val="single" w:sz="2" w:space="0" w:color="auto"/>
                    <w:right w:val="single" w:sz="2" w:space="0" w:color="auto"/>
                  </w:divBdr>
                  <w:divsChild>
                    <w:div w:id="11734875">
                      <w:marLeft w:val="0"/>
                      <w:marRight w:val="0"/>
                      <w:marTop w:val="0"/>
                      <w:marBottom w:val="0"/>
                      <w:divBdr>
                        <w:top w:val="single" w:sz="2" w:space="0" w:color="auto"/>
                        <w:left w:val="single" w:sz="2" w:space="0" w:color="auto"/>
                        <w:bottom w:val="single" w:sz="2" w:space="0" w:color="auto"/>
                        <w:right w:val="single" w:sz="2" w:space="0" w:color="auto"/>
                      </w:divBdr>
                    </w:div>
                    <w:div w:id="372388316">
                      <w:marLeft w:val="0"/>
                      <w:marRight w:val="0"/>
                      <w:marTop w:val="0"/>
                      <w:marBottom w:val="0"/>
                      <w:divBdr>
                        <w:top w:val="single" w:sz="2" w:space="0" w:color="auto"/>
                        <w:left w:val="single" w:sz="2" w:space="0" w:color="auto"/>
                        <w:bottom w:val="single" w:sz="2" w:space="0" w:color="auto"/>
                        <w:right w:val="single" w:sz="2" w:space="0" w:color="auto"/>
                      </w:divBdr>
                    </w:div>
                    <w:div w:id="889728702">
                      <w:marLeft w:val="0"/>
                      <w:marRight w:val="0"/>
                      <w:marTop w:val="0"/>
                      <w:marBottom w:val="0"/>
                      <w:divBdr>
                        <w:top w:val="single" w:sz="2" w:space="0" w:color="auto"/>
                        <w:left w:val="single" w:sz="2" w:space="0" w:color="auto"/>
                        <w:bottom w:val="single" w:sz="2" w:space="0" w:color="auto"/>
                        <w:right w:val="single" w:sz="2" w:space="0" w:color="auto"/>
                      </w:divBdr>
                      <w:divsChild>
                        <w:div w:id="1813911728">
                          <w:marLeft w:val="0"/>
                          <w:marRight w:val="0"/>
                          <w:marTop w:val="120"/>
                          <w:marBottom w:val="0"/>
                          <w:divBdr>
                            <w:top w:val="single" w:sz="2" w:space="0" w:color="auto"/>
                            <w:left w:val="single" w:sz="2" w:space="0" w:color="auto"/>
                            <w:bottom w:val="single" w:sz="2" w:space="0" w:color="auto"/>
                            <w:right w:val="single" w:sz="2" w:space="0" w:color="auto"/>
                          </w:divBdr>
                        </w:div>
                      </w:divsChild>
                    </w:div>
                    <w:div w:id="1118717898">
                      <w:marLeft w:val="0"/>
                      <w:marRight w:val="0"/>
                      <w:marTop w:val="0"/>
                      <w:marBottom w:val="0"/>
                      <w:divBdr>
                        <w:top w:val="single" w:sz="2" w:space="0" w:color="auto"/>
                        <w:left w:val="single" w:sz="2" w:space="0" w:color="auto"/>
                        <w:bottom w:val="single" w:sz="2" w:space="0" w:color="auto"/>
                        <w:right w:val="single" w:sz="2" w:space="0" w:color="auto"/>
                      </w:divBdr>
                      <w:divsChild>
                        <w:div w:id="1073694857">
                          <w:marLeft w:val="0"/>
                          <w:marRight w:val="0"/>
                          <w:marTop w:val="120"/>
                          <w:marBottom w:val="0"/>
                          <w:divBdr>
                            <w:top w:val="single" w:sz="2" w:space="0" w:color="auto"/>
                            <w:left w:val="single" w:sz="2" w:space="0" w:color="auto"/>
                            <w:bottom w:val="single" w:sz="2" w:space="0" w:color="auto"/>
                            <w:right w:val="single" w:sz="2" w:space="0" w:color="auto"/>
                          </w:divBdr>
                        </w:div>
                      </w:divsChild>
                    </w:div>
                    <w:div w:id="300966903">
                      <w:marLeft w:val="0"/>
                      <w:marRight w:val="0"/>
                      <w:marTop w:val="0"/>
                      <w:marBottom w:val="0"/>
                      <w:divBdr>
                        <w:top w:val="single" w:sz="2" w:space="0" w:color="auto"/>
                        <w:left w:val="single" w:sz="2" w:space="0" w:color="auto"/>
                        <w:bottom w:val="single" w:sz="2" w:space="0" w:color="auto"/>
                        <w:right w:val="single" w:sz="2" w:space="0" w:color="auto"/>
                      </w:divBdr>
                      <w:divsChild>
                        <w:div w:id="676345830">
                          <w:marLeft w:val="0"/>
                          <w:marRight w:val="0"/>
                          <w:marTop w:val="120"/>
                          <w:marBottom w:val="0"/>
                          <w:divBdr>
                            <w:top w:val="single" w:sz="2" w:space="0" w:color="auto"/>
                            <w:left w:val="single" w:sz="2" w:space="0" w:color="auto"/>
                            <w:bottom w:val="single" w:sz="2" w:space="0" w:color="auto"/>
                            <w:right w:val="single" w:sz="2" w:space="0" w:color="auto"/>
                          </w:divBdr>
                        </w:div>
                      </w:divsChild>
                    </w:div>
                    <w:div w:id="1235630770">
                      <w:marLeft w:val="0"/>
                      <w:marRight w:val="0"/>
                      <w:marTop w:val="0"/>
                      <w:marBottom w:val="0"/>
                      <w:divBdr>
                        <w:top w:val="single" w:sz="2" w:space="0" w:color="auto"/>
                        <w:left w:val="single" w:sz="2" w:space="0" w:color="auto"/>
                        <w:bottom w:val="single" w:sz="2" w:space="0" w:color="auto"/>
                        <w:right w:val="single" w:sz="2" w:space="0" w:color="auto"/>
                      </w:divBdr>
                      <w:divsChild>
                        <w:div w:id="418019515">
                          <w:marLeft w:val="0"/>
                          <w:marRight w:val="0"/>
                          <w:marTop w:val="120"/>
                          <w:marBottom w:val="0"/>
                          <w:divBdr>
                            <w:top w:val="single" w:sz="2" w:space="0" w:color="auto"/>
                            <w:left w:val="single" w:sz="2" w:space="0" w:color="auto"/>
                            <w:bottom w:val="single" w:sz="2" w:space="0" w:color="auto"/>
                            <w:right w:val="single" w:sz="2" w:space="0" w:color="auto"/>
                          </w:divBdr>
                        </w:div>
                      </w:divsChild>
                    </w:div>
                    <w:div w:id="12750144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3645101">
      <w:bodyDiv w:val="1"/>
      <w:marLeft w:val="0"/>
      <w:marRight w:val="0"/>
      <w:marTop w:val="0"/>
      <w:marBottom w:val="0"/>
      <w:divBdr>
        <w:top w:val="none" w:sz="0" w:space="0" w:color="auto"/>
        <w:left w:val="none" w:sz="0" w:space="0" w:color="auto"/>
        <w:bottom w:val="none" w:sz="0" w:space="0" w:color="auto"/>
        <w:right w:val="none" w:sz="0" w:space="0" w:color="auto"/>
      </w:divBdr>
    </w:div>
    <w:div w:id="157116910">
      <w:bodyDiv w:val="1"/>
      <w:marLeft w:val="0"/>
      <w:marRight w:val="0"/>
      <w:marTop w:val="0"/>
      <w:marBottom w:val="0"/>
      <w:divBdr>
        <w:top w:val="none" w:sz="0" w:space="0" w:color="auto"/>
        <w:left w:val="none" w:sz="0" w:space="0" w:color="auto"/>
        <w:bottom w:val="none" w:sz="0" w:space="0" w:color="auto"/>
        <w:right w:val="none" w:sz="0" w:space="0" w:color="auto"/>
      </w:divBdr>
    </w:div>
    <w:div w:id="177238819">
      <w:bodyDiv w:val="1"/>
      <w:marLeft w:val="0"/>
      <w:marRight w:val="0"/>
      <w:marTop w:val="0"/>
      <w:marBottom w:val="0"/>
      <w:divBdr>
        <w:top w:val="none" w:sz="0" w:space="0" w:color="auto"/>
        <w:left w:val="none" w:sz="0" w:space="0" w:color="auto"/>
        <w:bottom w:val="none" w:sz="0" w:space="0" w:color="auto"/>
        <w:right w:val="none" w:sz="0" w:space="0" w:color="auto"/>
      </w:divBdr>
    </w:div>
    <w:div w:id="189344005">
      <w:bodyDiv w:val="1"/>
      <w:marLeft w:val="0"/>
      <w:marRight w:val="0"/>
      <w:marTop w:val="0"/>
      <w:marBottom w:val="0"/>
      <w:divBdr>
        <w:top w:val="none" w:sz="0" w:space="0" w:color="auto"/>
        <w:left w:val="none" w:sz="0" w:space="0" w:color="auto"/>
        <w:bottom w:val="none" w:sz="0" w:space="0" w:color="auto"/>
        <w:right w:val="none" w:sz="0" w:space="0" w:color="auto"/>
      </w:divBdr>
    </w:div>
    <w:div w:id="285502960">
      <w:bodyDiv w:val="1"/>
      <w:marLeft w:val="0"/>
      <w:marRight w:val="0"/>
      <w:marTop w:val="0"/>
      <w:marBottom w:val="0"/>
      <w:divBdr>
        <w:top w:val="none" w:sz="0" w:space="0" w:color="auto"/>
        <w:left w:val="none" w:sz="0" w:space="0" w:color="auto"/>
        <w:bottom w:val="none" w:sz="0" w:space="0" w:color="auto"/>
        <w:right w:val="none" w:sz="0" w:space="0" w:color="auto"/>
      </w:divBdr>
    </w:div>
    <w:div w:id="398485432">
      <w:bodyDiv w:val="1"/>
      <w:marLeft w:val="0"/>
      <w:marRight w:val="0"/>
      <w:marTop w:val="0"/>
      <w:marBottom w:val="0"/>
      <w:divBdr>
        <w:top w:val="none" w:sz="0" w:space="0" w:color="auto"/>
        <w:left w:val="none" w:sz="0" w:space="0" w:color="auto"/>
        <w:bottom w:val="none" w:sz="0" w:space="0" w:color="auto"/>
        <w:right w:val="none" w:sz="0" w:space="0" w:color="auto"/>
      </w:divBdr>
    </w:div>
    <w:div w:id="431514980">
      <w:bodyDiv w:val="1"/>
      <w:marLeft w:val="0"/>
      <w:marRight w:val="0"/>
      <w:marTop w:val="0"/>
      <w:marBottom w:val="0"/>
      <w:divBdr>
        <w:top w:val="none" w:sz="0" w:space="0" w:color="auto"/>
        <w:left w:val="none" w:sz="0" w:space="0" w:color="auto"/>
        <w:bottom w:val="none" w:sz="0" w:space="0" w:color="auto"/>
        <w:right w:val="none" w:sz="0" w:space="0" w:color="auto"/>
      </w:divBdr>
    </w:div>
    <w:div w:id="508451114">
      <w:bodyDiv w:val="1"/>
      <w:marLeft w:val="0"/>
      <w:marRight w:val="0"/>
      <w:marTop w:val="0"/>
      <w:marBottom w:val="0"/>
      <w:divBdr>
        <w:top w:val="none" w:sz="0" w:space="0" w:color="auto"/>
        <w:left w:val="none" w:sz="0" w:space="0" w:color="auto"/>
        <w:bottom w:val="none" w:sz="0" w:space="0" w:color="auto"/>
        <w:right w:val="none" w:sz="0" w:space="0" w:color="auto"/>
      </w:divBdr>
    </w:div>
    <w:div w:id="558367424">
      <w:bodyDiv w:val="1"/>
      <w:marLeft w:val="0"/>
      <w:marRight w:val="0"/>
      <w:marTop w:val="0"/>
      <w:marBottom w:val="0"/>
      <w:divBdr>
        <w:top w:val="none" w:sz="0" w:space="0" w:color="auto"/>
        <w:left w:val="none" w:sz="0" w:space="0" w:color="auto"/>
        <w:bottom w:val="none" w:sz="0" w:space="0" w:color="auto"/>
        <w:right w:val="none" w:sz="0" w:space="0" w:color="auto"/>
      </w:divBdr>
    </w:div>
    <w:div w:id="563756266">
      <w:bodyDiv w:val="1"/>
      <w:marLeft w:val="0"/>
      <w:marRight w:val="0"/>
      <w:marTop w:val="0"/>
      <w:marBottom w:val="0"/>
      <w:divBdr>
        <w:top w:val="none" w:sz="0" w:space="0" w:color="auto"/>
        <w:left w:val="none" w:sz="0" w:space="0" w:color="auto"/>
        <w:bottom w:val="none" w:sz="0" w:space="0" w:color="auto"/>
        <w:right w:val="none" w:sz="0" w:space="0" w:color="auto"/>
      </w:divBdr>
    </w:div>
    <w:div w:id="593516175">
      <w:bodyDiv w:val="1"/>
      <w:marLeft w:val="0"/>
      <w:marRight w:val="0"/>
      <w:marTop w:val="0"/>
      <w:marBottom w:val="0"/>
      <w:divBdr>
        <w:top w:val="none" w:sz="0" w:space="0" w:color="auto"/>
        <w:left w:val="none" w:sz="0" w:space="0" w:color="auto"/>
        <w:bottom w:val="none" w:sz="0" w:space="0" w:color="auto"/>
        <w:right w:val="none" w:sz="0" w:space="0" w:color="auto"/>
      </w:divBdr>
    </w:div>
    <w:div w:id="631517453">
      <w:bodyDiv w:val="1"/>
      <w:marLeft w:val="0"/>
      <w:marRight w:val="0"/>
      <w:marTop w:val="0"/>
      <w:marBottom w:val="0"/>
      <w:divBdr>
        <w:top w:val="none" w:sz="0" w:space="0" w:color="auto"/>
        <w:left w:val="none" w:sz="0" w:space="0" w:color="auto"/>
        <w:bottom w:val="none" w:sz="0" w:space="0" w:color="auto"/>
        <w:right w:val="none" w:sz="0" w:space="0" w:color="auto"/>
      </w:divBdr>
    </w:div>
    <w:div w:id="767895203">
      <w:bodyDiv w:val="1"/>
      <w:marLeft w:val="0"/>
      <w:marRight w:val="0"/>
      <w:marTop w:val="0"/>
      <w:marBottom w:val="0"/>
      <w:divBdr>
        <w:top w:val="none" w:sz="0" w:space="0" w:color="auto"/>
        <w:left w:val="none" w:sz="0" w:space="0" w:color="auto"/>
        <w:bottom w:val="none" w:sz="0" w:space="0" w:color="auto"/>
        <w:right w:val="none" w:sz="0" w:space="0" w:color="auto"/>
      </w:divBdr>
    </w:div>
    <w:div w:id="896092356">
      <w:bodyDiv w:val="1"/>
      <w:marLeft w:val="0"/>
      <w:marRight w:val="0"/>
      <w:marTop w:val="0"/>
      <w:marBottom w:val="0"/>
      <w:divBdr>
        <w:top w:val="none" w:sz="0" w:space="0" w:color="auto"/>
        <w:left w:val="none" w:sz="0" w:space="0" w:color="auto"/>
        <w:bottom w:val="none" w:sz="0" w:space="0" w:color="auto"/>
        <w:right w:val="none" w:sz="0" w:space="0" w:color="auto"/>
      </w:divBdr>
    </w:div>
    <w:div w:id="990789263">
      <w:bodyDiv w:val="1"/>
      <w:marLeft w:val="0"/>
      <w:marRight w:val="0"/>
      <w:marTop w:val="0"/>
      <w:marBottom w:val="0"/>
      <w:divBdr>
        <w:top w:val="none" w:sz="0" w:space="0" w:color="auto"/>
        <w:left w:val="none" w:sz="0" w:space="0" w:color="auto"/>
        <w:bottom w:val="none" w:sz="0" w:space="0" w:color="auto"/>
        <w:right w:val="none" w:sz="0" w:space="0" w:color="auto"/>
      </w:divBdr>
    </w:div>
    <w:div w:id="1004823087">
      <w:bodyDiv w:val="1"/>
      <w:marLeft w:val="0"/>
      <w:marRight w:val="0"/>
      <w:marTop w:val="0"/>
      <w:marBottom w:val="0"/>
      <w:divBdr>
        <w:top w:val="none" w:sz="0" w:space="0" w:color="auto"/>
        <w:left w:val="none" w:sz="0" w:space="0" w:color="auto"/>
        <w:bottom w:val="none" w:sz="0" w:space="0" w:color="auto"/>
        <w:right w:val="none" w:sz="0" w:space="0" w:color="auto"/>
      </w:divBdr>
    </w:div>
    <w:div w:id="1159809938">
      <w:bodyDiv w:val="1"/>
      <w:marLeft w:val="0"/>
      <w:marRight w:val="0"/>
      <w:marTop w:val="0"/>
      <w:marBottom w:val="0"/>
      <w:divBdr>
        <w:top w:val="none" w:sz="0" w:space="0" w:color="auto"/>
        <w:left w:val="none" w:sz="0" w:space="0" w:color="auto"/>
        <w:bottom w:val="none" w:sz="0" w:space="0" w:color="auto"/>
        <w:right w:val="none" w:sz="0" w:space="0" w:color="auto"/>
      </w:divBdr>
    </w:div>
    <w:div w:id="1235824551">
      <w:bodyDiv w:val="1"/>
      <w:marLeft w:val="0"/>
      <w:marRight w:val="0"/>
      <w:marTop w:val="0"/>
      <w:marBottom w:val="0"/>
      <w:divBdr>
        <w:top w:val="none" w:sz="0" w:space="0" w:color="auto"/>
        <w:left w:val="none" w:sz="0" w:space="0" w:color="auto"/>
        <w:bottom w:val="none" w:sz="0" w:space="0" w:color="auto"/>
        <w:right w:val="none" w:sz="0" w:space="0" w:color="auto"/>
      </w:divBdr>
    </w:div>
    <w:div w:id="1244602145">
      <w:bodyDiv w:val="1"/>
      <w:marLeft w:val="0"/>
      <w:marRight w:val="0"/>
      <w:marTop w:val="0"/>
      <w:marBottom w:val="0"/>
      <w:divBdr>
        <w:top w:val="none" w:sz="0" w:space="0" w:color="auto"/>
        <w:left w:val="none" w:sz="0" w:space="0" w:color="auto"/>
        <w:bottom w:val="none" w:sz="0" w:space="0" w:color="auto"/>
        <w:right w:val="none" w:sz="0" w:space="0" w:color="auto"/>
      </w:divBdr>
    </w:div>
    <w:div w:id="1300644590">
      <w:bodyDiv w:val="1"/>
      <w:marLeft w:val="0"/>
      <w:marRight w:val="0"/>
      <w:marTop w:val="0"/>
      <w:marBottom w:val="0"/>
      <w:divBdr>
        <w:top w:val="none" w:sz="0" w:space="0" w:color="auto"/>
        <w:left w:val="none" w:sz="0" w:space="0" w:color="auto"/>
        <w:bottom w:val="none" w:sz="0" w:space="0" w:color="auto"/>
        <w:right w:val="none" w:sz="0" w:space="0" w:color="auto"/>
      </w:divBdr>
    </w:div>
    <w:div w:id="1307854487">
      <w:bodyDiv w:val="1"/>
      <w:marLeft w:val="0"/>
      <w:marRight w:val="0"/>
      <w:marTop w:val="0"/>
      <w:marBottom w:val="0"/>
      <w:divBdr>
        <w:top w:val="none" w:sz="0" w:space="0" w:color="auto"/>
        <w:left w:val="none" w:sz="0" w:space="0" w:color="auto"/>
        <w:bottom w:val="none" w:sz="0" w:space="0" w:color="auto"/>
        <w:right w:val="none" w:sz="0" w:space="0" w:color="auto"/>
      </w:divBdr>
    </w:div>
    <w:div w:id="1311405226">
      <w:bodyDiv w:val="1"/>
      <w:marLeft w:val="0"/>
      <w:marRight w:val="0"/>
      <w:marTop w:val="0"/>
      <w:marBottom w:val="0"/>
      <w:divBdr>
        <w:top w:val="none" w:sz="0" w:space="0" w:color="auto"/>
        <w:left w:val="none" w:sz="0" w:space="0" w:color="auto"/>
        <w:bottom w:val="none" w:sz="0" w:space="0" w:color="auto"/>
        <w:right w:val="none" w:sz="0" w:space="0" w:color="auto"/>
      </w:divBdr>
    </w:div>
    <w:div w:id="1326786019">
      <w:bodyDiv w:val="1"/>
      <w:marLeft w:val="0"/>
      <w:marRight w:val="0"/>
      <w:marTop w:val="0"/>
      <w:marBottom w:val="0"/>
      <w:divBdr>
        <w:top w:val="none" w:sz="0" w:space="0" w:color="auto"/>
        <w:left w:val="none" w:sz="0" w:space="0" w:color="auto"/>
        <w:bottom w:val="none" w:sz="0" w:space="0" w:color="auto"/>
        <w:right w:val="none" w:sz="0" w:space="0" w:color="auto"/>
      </w:divBdr>
    </w:div>
    <w:div w:id="1426151802">
      <w:bodyDiv w:val="1"/>
      <w:marLeft w:val="0"/>
      <w:marRight w:val="0"/>
      <w:marTop w:val="0"/>
      <w:marBottom w:val="0"/>
      <w:divBdr>
        <w:top w:val="none" w:sz="0" w:space="0" w:color="auto"/>
        <w:left w:val="none" w:sz="0" w:space="0" w:color="auto"/>
        <w:bottom w:val="none" w:sz="0" w:space="0" w:color="auto"/>
        <w:right w:val="none" w:sz="0" w:space="0" w:color="auto"/>
      </w:divBdr>
    </w:div>
    <w:div w:id="1432386283">
      <w:bodyDiv w:val="1"/>
      <w:marLeft w:val="0"/>
      <w:marRight w:val="0"/>
      <w:marTop w:val="0"/>
      <w:marBottom w:val="0"/>
      <w:divBdr>
        <w:top w:val="none" w:sz="0" w:space="0" w:color="auto"/>
        <w:left w:val="none" w:sz="0" w:space="0" w:color="auto"/>
        <w:bottom w:val="none" w:sz="0" w:space="0" w:color="auto"/>
        <w:right w:val="none" w:sz="0" w:space="0" w:color="auto"/>
      </w:divBdr>
    </w:div>
    <w:div w:id="1434475246">
      <w:bodyDiv w:val="1"/>
      <w:marLeft w:val="0"/>
      <w:marRight w:val="0"/>
      <w:marTop w:val="0"/>
      <w:marBottom w:val="0"/>
      <w:divBdr>
        <w:top w:val="none" w:sz="0" w:space="0" w:color="auto"/>
        <w:left w:val="none" w:sz="0" w:space="0" w:color="auto"/>
        <w:bottom w:val="none" w:sz="0" w:space="0" w:color="auto"/>
        <w:right w:val="none" w:sz="0" w:space="0" w:color="auto"/>
      </w:divBdr>
    </w:div>
    <w:div w:id="1518348355">
      <w:bodyDiv w:val="1"/>
      <w:marLeft w:val="0"/>
      <w:marRight w:val="0"/>
      <w:marTop w:val="0"/>
      <w:marBottom w:val="0"/>
      <w:divBdr>
        <w:top w:val="none" w:sz="0" w:space="0" w:color="auto"/>
        <w:left w:val="none" w:sz="0" w:space="0" w:color="auto"/>
        <w:bottom w:val="none" w:sz="0" w:space="0" w:color="auto"/>
        <w:right w:val="none" w:sz="0" w:space="0" w:color="auto"/>
      </w:divBdr>
    </w:div>
    <w:div w:id="1631208300">
      <w:bodyDiv w:val="1"/>
      <w:marLeft w:val="0"/>
      <w:marRight w:val="0"/>
      <w:marTop w:val="0"/>
      <w:marBottom w:val="0"/>
      <w:divBdr>
        <w:top w:val="none" w:sz="0" w:space="0" w:color="auto"/>
        <w:left w:val="none" w:sz="0" w:space="0" w:color="auto"/>
        <w:bottom w:val="none" w:sz="0" w:space="0" w:color="auto"/>
        <w:right w:val="none" w:sz="0" w:space="0" w:color="auto"/>
      </w:divBdr>
    </w:div>
    <w:div w:id="1663046236">
      <w:bodyDiv w:val="1"/>
      <w:marLeft w:val="0"/>
      <w:marRight w:val="0"/>
      <w:marTop w:val="0"/>
      <w:marBottom w:val="0"/>
      <w:divBdr>
        <w:top w:val="none" w:sz="0" w:space="0" w:color="auto"/>
        <w:left w:val="none" w:sz="0" w:space="0" w:color="auto"/>
        <w:bottom w:val="none" w:sz="0" w:space="0" w:color="auto"/>
        <w:right w:val="none" w:sz="0" w:space="0" w:color="auto"/>
      </w:divBdr>
    </w:div>
    <w:div w:id="1701394230">
      <w:bodyDiv w:val="1"/>
      <w:marLeft w:val="0"/>
      <w:marRight w:val="0"/>
      <w:marTop w:val="0"/>
      <w:marBottom w:val="0"/>
      <w:divBdr>
        <w:top w:val="none" w:sz="0" w:space="0" w:color="auto"/>
        <w:left w:val="none" w:sz="0" w:space="0" w:color="auto"/>
        <w:bottom w:val="none" w:sz="0" w:space="0" w:color="auto"/>
        <w:right w:val="none" w:sz="0" w:space="0" w:color="auto"/>
      </w:divBdr>
    </w:div>
    <w:div w:id="1710253386">
      <w:bodyDiv w:val="1"/>
      <w:marLeft w:val="0"/>
      <w:marRight w:val="0"/>
      <w:marTop w:val="0"/>
      <w:marBottom w:val="0"/>
      <w:divBdr>
        <w:top w:val="none" w:sz="0" w:space="0" w:color="auto"/>
        <w:left w:val="none" w:sz="0" w:space="0" w:color="auto"/>
        <w:bottom w:val="none" w:sz="0" w:space="0" w:color="auto"/>
        <w:right w:val="none" w:sz="0" w:space="0" w:color="auto"/>
      </w:divBdr>
    </w:div>
    <w:div w:id="1782073096">
      <w:bodyDiv w:val="1"/>
      <w:marLeft w:val="0"/>
      <w:marRight w:val="0"/>
      <w:marTop w:val="0"/>
      <w:marBottom w:val="0"/>
      <w:divBdr>
        <w:top w:val="none" w:sz="0" w:space="0" w:color="auto"/>
        <w:left w:val="none" w:sz="0" w:space="0" w:color="auto"/>
        <w:bottom w:val="none" w:sz="0" w:space="0" w:color="auto"/>
        <w:right w:val="none" w:sz="0" w:space="0" w:color="auto"/>
      </w:divBdr>
    </w:div>
    <w:div w:id="1787382397">
      <w:bodyDiv w:val="1"/>
      <w:marLeft w:val="0"/>
      <w:marRight w:val="0"/>
      <w:marTop w:val="0"/>
      <w:marBottom w:val="0"/>
      <w:divBdr>
        <w:top w:val="none" w:sz="0" w:space="0" w:color="auto"/>
        <w:left w:val="none" w:sz="0" w:space="0" w:color="auto"/>
        <w:bottom w:val="none" w:sz="0" w:space="0" w:color="auto"/>
        <w:right w:val="none" w:sz="0" w:space="0" w:color="auto"/>
      </w:divBdr>
    </w:div>
    <w:div w:id="1809130141">
      <w:bodyDiv w:val="1"/>
      <w:marLeft w:val="0"/>
      <w:marRight w:val="0"/>
      <w:marTop w:val="0"/>
      <w:marBottom w:val="0"/>
      <w:divBdr>
        <w:top w:val="none" w:sz="0" w:space="0" w:color="auto"/>
        <w:left w:val="none" w:sz="0" w:space="0" w:color="auto"/>
        <w:bottom w:val="none" w:sz="0" w:space="0" w:color="auto"/>
        <w:right w:val="none" w:sz="0" w:space="0" w:color="auto"/>
      </w:divBdr>
    </w:div>
    <w:div w:id="2029795975">
      <w:bodyDiv w:val="1"/>
      <w:marLeft w:val="0"/>
      <w:marRight w:val="0"/>
      <w:marTop w:val="0"/>
      <w:marBottom w:val="0"/>
      <w:divBdr>
        <w:top w:val="none" w:sz="0" w:space="0" w:color="auto"/>
        <w:left w:val="none" w:sz="0" w:space="0" w:color="auto"/>
        <w:bottom w:val="none" w:sz="0" w:space="0" w:color="auto"/>
        <w:right w:val="none" w:sz="0" w:space="0" w:color="auto"/>
      </w:divBdr>
    </w:div>
    <w:div w:id="2104956829">
      <w:bodyDiv w:val="1"/>
      <w:marLeft w:val="0"/>
      <w:marRight w:val="0"/>
      <w:marTop w:val="0"/>
      <w:marBottom w:val="0"/>
      <w:divBdr>
        <w:top w:val="none" w:sz="0" w:space="0" w:color="auto"/>
        <w:left w:val="none" w:sz="0" w:space="0" w:color="auto"/>
        <w:bottom w:val="none" w:sz="0" w:space="0" w:color="auto"/>
        <w:right w:val="none" w:sz="0" w:space="0" w:color="auto"/>
      </w:divBdr>
    </w:div>
    <w:div w:id="212916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A71EC-E189-4AF2-9732-E570394AD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1804</Words>
  <Characters>10287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rockson okyere</dc:creator>
  <cp:keywords/>
  <dc:description/>
  <cp:lastModifiedBy>Pkayy</cp:lastModifiedBy>
  <cp:revision>2</cp:revision>
  <dcterms:created xsi:type="dcterms:W3CDTF">2026-04-11T11:35:00Z</dcterms:created>
  <dcterms:modified xsi:type="dcterms:W3CDTF">2026-04-11T11:35:00Z</dcterms:modified>
</cp:coreProperties>
</file>